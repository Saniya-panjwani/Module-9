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E7FD7" w14:textId="77777777" w:rsidR="003948B5" w:rsidRPr="003948B5" w:rsidRDefault="003948B5" w:rsidP="003948B5">
      <w:pPr>
        <w:rPr>
          <w:b/>
          <w:bCs/>
          <w:lang w:val="en-IN"/>
        </w:rPr>
      </w:pPr>
      <w:r w:rsidRPr="003948B5">
        <w:rPr>
          <w:b/>
          <w:bCs/>
          <w:lang w:val="en-IN"/>
        </w:rPr>
        <w:t>1. Introduction to Embedding HTML within Python using Web Frameworks (Django / Flask)</w:t>
      </w:r>
    </w:p>
    <w:p w14:paraId="496B22E3" w14:textId="77777777" w:rsidR="003948B5" w:rsidRPr="003948B5" w:rsidRDefault="003948B5" w:rsidP="003948B5">
      <w:pPr>
        <w:rPr>
          <w:lang w:val="en-IN"/>
        </w:rPr>
      </w:pPr>
      <w:r w:rsidRPr="003948B5">
        <w:rPr>
          <w:lang w:val="en-IN"/>
        </w:rPr>
        <w:t>Web frameworks like Django and Flask allow developers to combine Python backend logic with HTML frontend pages to create dynamic web applications.</w:t>
      </w:r>
    </w:p>
    <w:p w14:paraId="2E2638C1" w14:textId="77777777" w:rsidR="003948B5" w:rsidRPr="003948B5" w:rsidRDefault="003948B5" w:rsidP="003948B5">
      <w:pPr>
        <w:rPr>
          <w:lang w:val="en-IN"/>
        </w:rPr>
      </w:pPr>
      <w:r w:rsidRPr="003948B5">
        <w:rPr>
          <w:lang w:val="en-IN"/>
        </w:rPr>
        <w:t>In traditional websites, HTML pages are static. But using Python frameworks, the server can generate HTML dynamically based on data from databases, user input, or business logic.</w:t>
      </w:r>
    </w:p>
    <w:p w14:paraId="0B5C193C" w14:textId="77777777" w:rsidR="003948B5" w:rsidRPr="003948B5" w:rsidRDefault="003948B5" w:rsidP="003948B5">
      <w:pPr>
        <w:rPr>
          <w:lang w:val="en-IN"/>
        </w:rPr>
      </w:pPr>
      <w:r w:rsidRPr="003948B5">
        <w:rPr>
          <w:lang w:val="en-IN"/>
        </w:rPr>
        <w:t>How it works</w:t>
      </w:r>
    </w:p>
    <w:p w14:paraId="6740D375" w14:textId="77777777" w:rsidR="003948B5" w:rsidRPr="003948B5" w:rsidRDefault="003948B5" w:rsidP="003948B5">
      <w:pPr>
        <w:numPr>
          <w:ilvl w:val="0"/>
          <w:numId w:val="1"/>
        </w:numPr>
        <w:rPr>
          <w:lang w:val="en-IN"/>
        </w:rPr>
      </w:pPr>
      <w:r w:rsidRPr="003948B5">
        <w:rPr>
          <w:lang w:val="en-IN"/>
        </w:rPr>
        <w:t xml:space="preserve">User sends a request from browser. </w:t>
      </w:r>
    </w:p>
    <w:p w14:paraId="3CFD2657" w14:textId="77777777" w:rsidR="003948B5" w:rsidRPr="003948B5" w:rsidRDefault="003948B5" w:rsidP="003948B5">
      <w:pPr>
        <w:numPr>
          <w:ilvl w:val="0"/>
          <w:numId w:val="1"/>
        </w:numPr>
        <w:rPr>
          <w:lang w:val="en-IN"/>
        </w:rPr>
      </w:pPr>
      <w:r w:rsidRPr="003948B5">
        <w:rPr>
          <w:lang w:val="en-IN"/>
        </w:rPr>
        <w:t xml:space="preserve">Python framework processes the request. </w:t>
      </w:r>
    </w:p>
    <w:p w14:paraId="56B4B497" w14:textId="77777777" w:rsidR="003948B5" w:rsidRPr="003948B5" w:rsidRDefault="003948B5" w:rsidP="003948B5">
      <w:pPr>
        <w:numPr>
          <w:ilvl w:val="0"/>
          <w:numId w:val="1"/>
        </w:numPr>
        <w:rPr>
          <w:lang w:val="en-IN"/>
        </w:rPr>
      </w:pPr>
      <w:r w:rsidRPr="003948B5">
        <w:rPr>
          <w:lang w:val="en-IN"/>
        </w:rPr>
        <w:t xml:space="preserve">Data is fetched or processed. </w:t>
      </w:r>
    </w:p>
    <w:p w14:paraId="6D80EEA7" w14:textId="77777777" w:rsidR="003948B5" w:rsidRPr="003948B5" w:rsidRDefault="003948B5" w:rsidP="003948B5">
      <w:pPr>
        <w:numPr>
          <w:ilvl w:val="0"/>
          <w:numId w:val="1"/>
        </w:numPr>
        <w:rPr>
          <w:lang w:val="en-IN"/>
        </w:rPr>
      </w:pPr>
      <w:r w:rsidRPr="003948B5">
        <w:rPr>
          <w:lang w:val="en-IN"/>
        </w:rPr>
        <w:t xml:space="preserve">HTML page is generated and returned to the browser. </w:t>
      </w:r>
    </w:p>
    <w:p w14:paraId="065068CB" w14:textId="77777777" w:rsidR="003948B5" w:rsidRPr="003948B5" w:rsidRDefault="003948B5" w:rsidP="003948B5">
      <w:pPr>
        <w:rPr>
          <w:lang w:val="en-IN"/>
        </w:rPr>
      </w:pPr>
      <w:r w:rsidRPr="003948B5">
        <w:rPr>
          <w:lang w:val="en-IN"/>
        </w:rPr>
        <w:t>Example (Django View)</w:t>
      </w:r>
    </w:p>
    <w:p w14:paraId="55D0EB6B" w14:textId="77777777" w:rsidR="003948B5" w:rsidRPr="003948B5" w:rsidRDefault="003948B5" w:rsidP="003948B5">
      <w:pPr>
        <w:rPr>
          <w:lang w:val="en-IN"/>
        </w:rPr>
      </w:pPr>
      <w:r w:rsidRPr="003948B5">
        <w:rPr>
          <w:lang w:val="en-IN"/>
        </w:rPr>
        <w:t xml:space="preserve">from </w:t>
      </w:r>
      <w:proofErr w:type="spellStart"/>
      <w:proofErr w:type="gramStart"/>
      <w:r w:rsidRPr="003948B5">
        <w:rPr>
          <w:lang w:val="en-IN"/>
        </w:rPr>
        <w:t>django.shortcuts</w:t>
      </w:r>
      <w:proofErr w:type="spellEnd"/>
      <w:proofErr w:type="gramEnd"/>
      <w:r w:rsidRPr="003948B5">
        <w:rPr>
          <w:lang w:val="en-IN"/>
        </w:rPr>
        <w:t xml:space="preserve"> import render</w:t>
      </w:r>
      <w:r w:rsidRPr="003948B5">
        <w:rPr>
          <w:lang w:val="en-IN"/>
        </w:rPr>
        <w:br/>
      </w:r>
      <w:r w:rsidRPr="003948B5">
        <w:rPr>
          <w:lang w:val="en-IN"/>
        </w:rPr>
        <w:br/>
        <w:t>def home(request):</w:t>
      </w:r>
      <w:r w:rsidRPr="003948B5">
        <w:rPr>
          <w:lang w:val="en-IN"/>
        </w:rPr>
        <w:br/>
        <w:t xml:space="preserve">    return </w:t>
      </w:r>
      <w:proofErr w:type="gramStart"/>
      <w:r w:rsidRPr="003948B5">
        <w:rPr>
          <w:lang w:val="en-IN"/>
        </w:rPr>
        <w:t>render(</w:t>
      </w:r>
      <w:proofErr w:type="gramEnd"/>
      <w:r w:rsidRPr="003948B5">
        <w:rPr>
          <w:lang w:val="en-IN"/>
        </w:rPr>
        <w:t>request, "home.html")</w:t>
      </w:r>
    </w:p>
    <w:p w14:paraId="4AE44023" w14:textId="77777777" w:rsidR="003948B5" w:rsidRPr="003948B5" w:rsidRDefault="003948B5" w:rsidP="003948B5">
      <w:pPr>
        <w:rPr>
          <w:lang w:val="en-IN"/>
        </w:rPr>
      </w:pPr>
      <w:r w:rsidRPr="003948B5">
        <w:rPr>
          <w:lang w:val="en-IN"/>
        </w:rPr>
        <w:t>Here:</w:t>
      </w:r>
    </w:p>
    <w:p w14:paraId="4AE4185B" w14:textId="77777777" w:rsidR="003948B5" w:rsidRDefault="003948B5" w:rsidP="003948B5">
      <w:pPr>
        <w:numPr>
          <w:ilvl w:val="0"/>
          <w:numId w:val="2"/>
        </w:numPr>
        <w:rPr>
          <w:lang w:val="en-IN"/>
        </w:rPr>
      </w:pPr>
      <w:r w:rsidRPr="003948B5">
        <w:rPr>
          <w:lang w:val="en-IN"/>
        </w:rPr>
        <w:t xml:space="preserve">Python view sends home.html to the browser. </w:t>
      </w:r>
    </w:p>
    <w:p w14:paraId="31AC8389" w14:textId="2F1EC7CF" w:rsidR="003948B5" w:rsidRPr="003948B5" w:rsidRDefault="003948B5" w:rsidP="003948B5">
      <w:pPr>
        <w:numPr>
          <w:ilvl w:val="0"/>
          <w:numId w:val="2"/>
        </w:numPr>
        <w:rPr>
          <w:lang w:val="en-IN"/>
        </w:rPr>
      </w:pPr>
      <w:r w:rsidRPr="003948B5">
        <w:rPr>
          <w:lang w:val="en-IN"/>
        </w:rPr>
        <w:t>Both frameworks allow Python to embed data inside HTML pages</w:t>
      </w:r>
    </w:p>
    <w:p w14:paraId="5A123CCF" w14:textId="77777777" w:rsidR="003948B5" w:rsidRPr="003948B5" w:rsidRDefault="003948B5" w:rsidP="003948B5">
      <w:pPr>
        <w:rPr>
          <w:b/>
          <w:bCs/>
          <w:lang w:val="en-IN"/>
        </w:rPr>
      </w:pPr>
      <w:r>
        <w:t xml:space="preserve">2. </w:t>
      </w:r>
      <w:r w:rsidRPr="003948B5">
        <w:rPr>
          <w:b/>
          <w:bCs/>
          <w:lang w:val="en-IN"/>
        </w:rPr>
        <w:t>Generating Dynamic HTML Content using Django Templates</w:t>
      </w:r>
    </w:p>
    <w:p w14:paraId="08B3B0D0" w14:textId="77777777" w:rsidR="003948B5" w:rsidRPr="003948B5" w:rsidRDefault="003948B5" w:rsidP="003948B5">
      <w:pPr>
        <w:rPr>
          <w:lang w:val="en-IN"/>
        </w:rPr>
      </w:pPr>
      <w:r w:rsidRPr="003948B5">
        <w:rPr>
          <w:lang w:val="en-IN"/>
        </w:rPr>
        <w:t xml:space="preserve">Django uses a </w:t>
      </w:r>
      <w:r w:rsidRPr="003948B5">
        <w:rPr>
          <w:b/>
          <w:bCs/>
          <w:lang w:val="en-IN"/>
        </w:rPr>
        <w:t>template engine</w:t>
      </w:r>
      <w:r w:rsidRPr="003948B5">
        <w:rPr>
          <w:lang w:val="en-IN"/>
        </w:rPr>
        <w:t xml:space="preserve"> that allows inserting Python data into HTML.</w:t>
      </w:r>
    </w:p>
    <w:p w14:paraId="7092C658" w14:textId="77777777" w:rsidR="003948B5" w:rsidRPr="003948B5" w:rsidRDefault="003948B5" w:rsidP="003948B5">
      <w:pPr>
        <w:rPr>
          <w:lang w:val="en-IN"/>
        </w:rPr>
      </w:pPr>
      <w:r w:rsidRPr="003948B5">
        <w:rPr>
          <w:lang w:val="en-IN"/>
        </w:rPr>
        <w:t xml:space="preserve">This system is called the </w:t>
      </w:r>
      <w:r w:rsidRPr="003948B5">
        <w:rPr>
          <w:b/>
          <w:bCs/>
          <w:lang w:val="en-IN"/>
        </w:rPr>
        <w:t>Django Template Language (DTL)</w:t>
      </w:r>
      <w:r w:rsidRPr="003948B5">
        <w:rPr>
          <w:lang w:val="en-IN"/>
        </w:rPr>
        <w:t>.</w:t>
      </w:r>
    </w:p>
    <w:p w14:paraId="49D0134E" w14:textId="77777777" w:rsidR="003948B5" w:rsidRPr="003948B5" w:rsidRDefault="003948B5" w:rsidP="003948B5">
      <w:pPr>
        <w:rPr>
          <w:b/>
          <w:bCs/>
          <w:lang w:val="en-IN"/>
        </w:rPr>
      </w:pPr>
      <w:r w:rsidRPr="003948B5">
        <w:rPr>
          <w:b/>
          <w:bCs/>
          <w:lang w:val="en-IN"/>
        </w:rPr>
        <w:t>Example Template</w:t>
      </w:r>
    </w:p>
    <w:p w14:paraId="4E81828F" w14:textId="77777777" w:rsidR="003948B5" w:rsidRPr="003948B5" w:rsidRDefault="003948B5" w:rsidP="003948B5">
      <w:pPr>
        <w:rPr>
          <w:lang w:val="en-IN"/>
        </w:rPr>
      </w:pPr>
      <w:r w:rsidRPr="003948B5">
        <w:rPr>
          <w:lang w:val="en-IN"/>
        </w:rPr>
        <w:t xml:space="preserve">&lt;h1&gt;Welcome </w:t>
      </w:r>
      <w:proofErr w:type="gramStart"/>
      <w:r w:rsidRPr="003948B5">
        <w:rPr>
          <w:lang w:val="en-IN"/>
        </w:rPr>
        <w:t>{{ name</w:t>
      </w:r>
      <w:proofErr w:type="gramEnd"/>
      <w:r w:rsidRPr="003948B5">
        <w:rPr>
          <w:lang w:val="en-IN"/>
        </w:rPr>
        <w:t xml:space="preserve"> </w:t>
      </w:r>
      <w:proofErr w:type="gramStart"/>
      <w:r w:rsidRPr="003948B5">
        <w:rPr>
          <w:lang w:val="en-IN"/>
        </w:rPr>
        <w:t>}}&lt;</w:t>
      </w:r>
      <w:proofErr w:type="gramEnd"/>
      <w:r w:rsidRPr="003948B5">
        <w:rPr>
          <w:lang w:val="en-IN"/>
        </w:rPr>
        <w:t>/h1&gt;</w:t>
      </w:r>
    </w:p>
    <w:p w14:paraId="597A7F04" w14:textId="77777777" w:rsidR="003948B5" w:rsidRPr="003948B5" w:rsidRDefault="003948B5" w:rsidP="003948B5">
      <w:pPr>
        <w:rPr>
          <w:b/>
          <w:bCs/>
          <w:lang w:val="en-IN"/>
        </w:rPr>
      </w:pPr>
      <w:r w:rsidRPr="003948B5">
        <w:rPr>
          <w:b/>
          <w:bCs/>
          <w:lang w:val="en-IN"/>
        </w:rPr>
        <w:t>View</w:t>
      </w:r>
    </w:p>
    <w:p w14:paraId="4B6798D7" w14:textId="77777777" w:rsidR="003948B5" w:rsidRPr="003948B5" w:rsidRDefault="003948B5" w:rsidP="003948B5">
      <w:pPr>
        <w:rPr>
          <w:lang w:val="en-IN"/>
        </w:rPr>
      </w:pPr>
      <w:r w:rsidRPr="003948B5">
        <w:rPr>
          <w:lang w:val="en-IN"/>
        </w:rPr>
        <w:t>def home(request):</w:t>
      </w:r>
      <w:r w:rsidRPr="003948B5">
        <w:rPr>
          <w:lang w:val="en-IN"/>
        </w:rPr>
        <w:br/>
        <w:t xml:space="preserve">    context = {"name": "Saniya"}</w:t>
      </w:r>
      <w:r w:rsidRPr="003948B5">
        <w:rPr>
          <w:lang w:val="en-IN"/>
        </w:rPr>
        <w:br/>
        <w:t xml:space="preserve">    return </w:t>
      </w:r>
      <w:proofErr w:type="gramStart"/>
      <w:r w:rsidRPr="003948B5">
        <w:rPr>
          <w:lang w:val="en-IN"/>
        </w:rPr>
        <w:t>render(</w:t>
      </w:r>
      <w:proofErr w:type="gramEnd"/>
      <w:r w:rsidRPr="003948B5">
        <w:rPr>
          <w:lang w:val="en-IN"/>
        </w:rPr>
        <w:t>request, "home.html", context)</w:t>
      </w:r>
    </w:p>
    <w:p w14:paraId="605F4885" w14:textId="77777777" w:rsidR="003948B5" w:rsidRPr="003948B5" w:rsidRDefault="003948B5" w:rsidP="003948B5">
      <w:pPr>
        <w:rPr>
          <w:lang w:val="en-IN"/>
        </w:rPr>
      </w:pPr>
      <w:r w:rsidRPr="003948B5">
        <w:rPr>
          <w:lang w:val="en-IN"/>
        </w:rPr>
        <w:t>Output in browser:</w:t>
      </w:r>
    </w:p>
    <w:p w14:paraId="426DFD0B" w14:textId="77777777" w:rsidR="003948B5" w:rsidRPr="003948B5" w:rsidRDefault="003948B5" w:rsidP="003948B5">
      <w:pPr>
        <w:rPr>
          <w:lang w:val="en-IN"/>
        </w:rPr>
      </w:pPr>
      <w:r w:rsidRPr="003948B5">
        <w:rPr>
          <w:lang w:val="en-IN"/>
        </w:rPr>
        <w:lastRenderedPageBreak/>
        <w:t>Welcome Saniya</w:t>
      </w:r>
    </w:p>
    <w:p w14:paraId="109169F6" w14:textId="77777777" w:rsidR="003948B5" w:rsidRPr="003948B5" w:rsidRDefault="003948B5" w:rsidP="003948B5">
      <w:pPr>
        <w:rPr>
          <w:b/>
          <w:bCs/>
          <w:lang w:val="en-IN"/>
        </w:rPr>
      </w:pPr>
      <w:r w:rsidRPr="003948B5">
        <w:rPr>
          <w:b/>
          <w:bCs/>
          <w:lang w:val="en-IN"/>
        </w:rPr>
        <w:t>Template Features</w:t>
      </w:r>
    </w:p>
    <w:p w14:paraId="359AC97A" w14:textId="77777777" w:rsidR="003948B5" w:rsidRPr="003948B5" w:rsidRDefault="003948B5" w:rsidP="003948B5">
      <w:pPr>
        <w:numPr>
          <w:ilvl w:val="0"/>
          <w:numId w:val="3"/>
        </w:numPr>
        <w:rPr>
          <w:lang w:val="en-IN"/>
        </w:rPr>
      </w:pPr>
      <w:r w:rsidRPr="003948B5">
        <w:rPr>
          <w:b/>
          <w:bCs/>
          <w:lang w:val="en-IN"/>
        </w:rPr>
        <w:t>Variables</w:t>
      </w:r>
      <w:r w:rsidRPr="003948B5">
        <w:rPr>
          <w:lang w:val="en-IN"/>
        </w:rPr>
        <w:t xml:space="preserve"> </w:t>
      </w:r>
    </w:p>
    <w:p w14:paraId="0E300F43" w14:textId="77777777" w:rsidR="003948B5" w:rsidRPr="003948B5" w:rsidRDefault="003948B5" w:rsidP="003948B5">
      <w:pPr>
        <w:ind w:left="720" w:firstLine="720"/>
        <w:rPr>
          <w:lang w:val="en-IN"/>
        </w:rPr>
      </w:pPr>
      <w:proofErr w:type="gramStart"/>
      <w:r w:rsidRPr="003948B5">
        <w:rPr>
          <w:lang w:val="en-IN"/>
        </w:rPr>
        <w:t>{{ variable</w:t>
      </w:r>
      <w:proofErr w:type="gramEnd"/>
      <w:r w:rsidRPr="003948B5">
        <w:rPr>
          <w:lang w:val="en-IN"/>
        </w:rPr>
        <w:t xml:space="preserve"> }}</w:t>
      </w:r>
    </w:p>
    <w:p w14:paraId="64C62AD2" w14:textId="77777777" w:rsidR="003948B5" w:rsidRPr="003948B5" w:rsidRDefault="003948B5" w:rsidP="003948B5">
      <w:pPr>
        <w:numPr>
          <w:ilvl w:val="0"/>
          <w:numId w:val="4"/>
        </w:numPr>
        <w:rPr>
          <w:lang w:val="en-IN"/>
        </w:rPr>
      </w:pPr>
      <w:r w:rsidRPr="003948B5">
        <w:rPr>
          <w:b/>
          <w:bCs/>
          <w:lang w:val="en-IN"/>
        </w:rPr>
        <w:t>Loops</w:t>
      </w:r>
      <w:r w:rsidRPr="003948B5">
        <w:rPr>
          <w:lang w:val="en-IN"/>
        </w:rPr>
        <w:t xml:space="preserve"> </w:t>
      </w:r>
    </w:p>
    <w:p w14:paraId="21659DF2" w14:textId="77777777" w:rsidR="003948B5" w:rsidRPr="003948B5" w:rsidRDefault="003948B5" w:rsidP="003948B5">
      <w:pPr>
        <w:ind w:left="1080"/>
        <w:rPr>
          <w:lang w:val="en-IN"/>
        </w:rPr>
      </w:pPr>
      <w:r w:rsidRPr="003948B5">
        <w:rPr>
          <w:lang w:val="en-IN"/>
        </w:rPr>
        <w:t>{% for product in products %}</w:t>
      </w:r>
      <w:r w:rsidRPr="003948B5">
        <w:rPr>
          <w:lang w:val="en-IN"/>
        </w:rPr>
        <w:br/>
        <w:t>&lt;p</w:t>
      </w:r>
      <w:proofErr w:type="gramStart"/>
      <w:r w:rsidRPr="003948B5">
        <w:rPr>
          <w:lang w:val="en-IN"/>
        </w:rPr>
        <w:t>&gt;{{ product.name</w:t>
      </w:r>
      <w:proofErr w:type="gramEnd"/>
      <w:r w:rsidRPr="003948B5">
        <w:rPr>
          <w:lang w:val="en-IN"/>
        </w:rPr>
        <w:t xml:space="preserve"> </w:t>
      </w:r>
      <w:proofErr w:type="gramStart"/>
      <w:r w:rsidRPr="003948B5">
        <w:rPr>
          <w:lang w:val="en-IN"/>
        </w:rPr>
        <w:t>}}&lt;</w:t>
      </w:r>
      <w:proofErr w:type="gramEnd"/>
      <w:r w:rsidRPr="003948B5">
        <w:rPr>
          <w:lang w:val="en-IN"/>
        </w:rPr>
        <w:t>/p&gt;</w:t>
      </w:r>
      <w:r w:rsidRPr="003948B5">
        <w:rPr>
          <w:lang w:val="en-IN"/>
        </w:rPr>
        <w:br/>
        <w:t xml:space="preserve">{% </w:t>
      </w:r>
      <w:proofErr w:type="spellStart"/>
      <w:r w:rsidRPr="003948B5">
        <w:rPr>
          <w:lang w:val="en-IN"/>
        </w:rPr>
        <w:t>endfor</w:t>
      </w:r>
      <w:proofErr w:type="spellEnd"/>
      <w:r w:rsidRPr="003948B5">
        <w:rPr>
          <w:lang w:val="en-IN"/>
        </w:rPr>
        <w:t xml:space="preserve"> %}</w:t>
      </w:r>
    </w:p>
    <w:p w14:paraId="526916B8" w14:textId="77777777" w:rsidR="003948B5" w:rsidRPr="003948B5" w:rsidRDefault="003948B5" w:rsidP="003948B5">
      <w:pPr>
        <w:numPr>
          <w:ilvl w:val="0"/>
          <w:numId w:val="5"/>
        </w:numPr>
        <w:rPr>
          <w:lang w:val="en-IN"/>
        </w:rPr>
      </w:pPr>
      <w:r w:rsidRPr="003948B5">
        <w:rPr>
          <w:b/>
          <w:bCs/>
          <w:lang w:val="en-IN"/>
        </w:rPr>
        <w:t>Conditions</w:t>
      </w:r>
      <w:r w:rsidRPr="003948B5">
        <w:rPr>
          <w:lang w:val="en-IN"/>
        </w:rPr>
        <w:t xml:space="preserve"> </w:t>
      </w:r>
    </w:p>
    <w:p w14:paraId="24996776" w14:textId="428D42A9" w:rsidR="003948B5" w:rsidRPr="003948B5" w:rsidRDefault="003948B5" w:rsidP="003948B5">
      <w:pPr>
        <w:rPr>
          <w:lang w:val="en-IN"/>
        </w:rPr>
      </w:pPr>
      <w:r>
        <w:rPr>
          <w:lang w:val="en-IN"/>
        </w:rPr>
        <w:t xml:space="preserve">                   </w:t>
      </w:r>
      <w:r w:rsidRPr="003948B5">
        <w:rPr>
          <w:lang w:val="en-IN"/>
        </w:rPr>
        <w:t>{% if user %}</w:t>
      </w:r>
      <w:r w:rsidRPr="003948B5">
        <w:rPr>
          <w:lang w:val="en-IN"/>
        </w:rPr>
        <w:br/>
      </w:r>
      <w:r>
        <w:rPr>
          <w:lang w:val="en-IN"/>
        </w:rPr>
        <w:t xml:space="preserve">                   </w:t>
      </w:r>
      <w:r w:rsidRPr="003948B5">
        <w:rPr>
          <w:lang w:val="en-IN"/>
        </w:rPr>
        <w:t xml:space="preserve">Welcome </w:t>
      </w:r>
      <w:proofErr w:type="gramStart"/>
      <w:r w:rsidRPr="003948B5">
        <w:rPr>
          <w:lang w:val="en-IN"/>
        </w:rPr>
        <w:t>{{ user</w:t>
      </w:r>
      <w:proofErr w:type="gramEnd"/>
      <w:r w:rsidRPr="003948B5">
        <w:rPr>
          <w:lang w:val="en-IN"/>
        </w:rPr>
        <w:t xml:space="preserve"> }}</w:t>
      </w:r>
      <w:r w:rsidRPr="003948B5">
        <w:rPr>
          <w:lang w:val="en-IN"/>
        </w:rPr>
        <w:br/>
      </w:r>
      <w:r>
        <w:rPr>
          <w:lang w:val="en-IN"/>
        </w:rPr>
        <w:t xml:space="preserve">                </w:t>
      </w:r>
      <w:proofErr w:type="gramStart"/>
      <w:r>
        <w:rPr>
          <w:lang w:val="en-IN"/>
        </w:rPr>
        <w:t xml:space="preserve">   </w:t>
      </w:r>
      <w:r w:rsidRPr="003948B5">
        <w:rPr>
          <w:lang w:val="en-IN"/>
        </w:rPr>
        <w:t>{</w:t>
      </w:r>
      <w:proofErr w:type="gramEnd"/>
      <w:r w:rsidRPr="003948B5">
        <w:rPr>
          <w:lang w:val="en-IN"/>
        </w:rPr>
        <w:t>% endif %}</w:t>
      </w:r>
    </w:p>
    <w:p w14:paraId="2C22F2CF" w14:textId="77777777" w:rsidR="003948B5" w:rsidRDefault="003948B5" w:rsidP="003948B5">
      <w:pPr>
        <w:rPr>
          <w:lang w:val="en-IN"/>
        </w:rPr>
      </w:pPr>
      <w:r w:rsidRPr="003948B5">
        <w:rPr>
          <w:lang w:val="en-IN"/>
        </w:rPr>
        <w:t xml:space="preserve">This allows </w:t>
      </w:r>
      <w:r w:rsidRPr="003948B5">
        <w:rPr>
          <w:b/>
          <w:bCs/>
          <w:lang w:val="en-IN"/>
        </w:rPr>
        <w:t>dynamic content generation without writing Python directly inside HTML</w:t>
      </w:r>
      <w:r w:rsidRPr="003948B5">
        <w:rPr>
          <w:lang w:val="en-IN"/>
        </w:rPr>
        <w:t>.</w:t>
      </w:r>
    </w:p>
    <w:p w14:paraId="5391901C" w14:textId="77777777" w:rsidR="003948B5" w:rsidRPr="003948B5" w:rsidRDefault="003948B5" w:rsidP="003948B5">
      <w:pPr>
        <w:rPr>
          <w:b/>
          <w:bCs/>
          <w:lang w:val="en-IN"/>
        </w:rPr>
      </w:pPr>
      <w:r w:rsidRPr="003948B5">
        <w:rPr>
          <w:b/>
          <w:bCs/>
          <w:lang w:val="en-IN"/>
        </w:rPr>
        <w:t>3. Integrating CSS with Django Templates</w:t>
      </w:r>
    </w:p>
    <w:p w14:paraId="12526288" w14:textId="5AB4FDCA" w:rsidR="003948B5" w:rsidRPr="003948B5" w:rsidRDefault="003948B5" w:rsidP="003948B5">
      <w:pPr>
        <w:rPr>
          <w:lang w:val="en-IN"/>
        </w:rPr>
      </w:pPr>
      <w:r>
        <w:rPr>
          <w:lang w:val="en-IN"/>
        </w:rPr>
        <w:t xml:space="preserve">Ans.       </w:t>
      </w:r>
      <w:r w:rsidRPr="003948B5">
        <w:rPr>
          <w:lang w:val="en-IN"/>
        </w:rPr>
        <w:t xml:space="preserve">CSS is used to </w:t>
      </w:r>
      <w:r w:rsidRPr="003948B5">
        <w:rPr>
          <w:b/>
          <w:bCs/>
          <w:lang w:val="en-IN"/>
        </w:rPr>
        <w:t>style HTML pages</w:t>
      </w:r>
      <w:r w:rsidRPr="003948B5">
        <w:rPr>
          <w:lang w:val="en-IN"/>
        </w:rPr>
        <w:t xml:space="preserve"> in Django applications.</w:t>
      </w:r>
    </w:p>
    <w:p w14:paraId="7D9AC582" w14:textId="77777777" w:rsidR="003948B5" w:rsidRPr="003948B5" w:rsidRDefault="003948B5" w:rsidP="003948B5">
      <w:pPr>
        <w:ind w:left="720"/>
        <w:rPr>
          <w:lang w:val="en-IN"/>
        </w:rPr>
      </w:pPr>
      <w:r w:rsidRPr="003948B5">
        <w:rPr>
          <w:lang w:val="en-IN"/>
        </w:rPr>
        <w:t xml:space="preserve">Django typically stores CSS files in a </w:t>
      </w:r>
      <w:r w:rsidRPr="003948B5">
        <w:rPr>
          <w:b/>
          <w:bCs/>
          <w:lang w:val="en-IN"/>
        </w:rPr>
        <w:t>static folder</w:t>
      </w:r>
      <w:r w:rsidRPr="003948B5">
        <w:rPr>
          <w:lang w:val="en-IN"/>
        </w:rPr>
        <w:t>.</w:t>
      </w:r>
    </w:p>
    <w:p w14:paraId="3597FEB8" w14:textId="77777777" w:rsidR="003948B5" w:rsidRPr="003948B5" w:rsidRDefault="003948B5" w:rsidP="003948B5">
      <w:pPr>
        <w:ind w:left="720"/>
        <w:rPr>
          <w:b/>
          <w:bCs/>
          <w:lang w:val="en-IN"/>
        </w:rPr>
      </w:pPr>
      <w:r w:rsidRPr="003948B5">
        <w:rPr>
          <w:b/>
          <w:bCs/>
          <w:lang w:val="en-IN"/>
        </w:rPr>
        <w:t>Steps</w:t>
      </w:r>
    </w:p>
    <w:p w14:paraId="2313A14D" w14:textId="77777777" w:rsidR="003948B5" w:rsidRPr="003948B5" w:rsidRDefault="003948B5" w:rsidP="003948B5">
      <w:pPr>
        <w:ind w:left="720"/>
        <w:rPr>
          <w:lang w:val="en-IN"/>
        </w:rPr>
      </w:pPr>
      <w:r w:rsidRPr="003948B5">
        <w:rPr>
          <w:lang w:val="en-IN"/>
        </w:rPr>
        <w:t>1️</w:t>
      </w:r>
      <w:r w:rsidRPr="003948B5">
        <w:rPr>
          <w:rFonts w:ascii="Segoe UI Symbol" w:hAnsi="Segoe UI Symbol" w:cs="Segoe UI Symbol"/>
          <w:lang w:val="en-IN"/>
        </w:rPr>
        <w:t>⃣</w:t>
      </w:r>
      <w:r w:rsidRPr="003948B5">
        <w:rPr>
          <w:lang w:val="en-IN"/>
        </w:rPr>
        <w:t xml:space="preserve"> Create folder structure</w:t>
      </w:r>
    </w:p>
    <w:p w14:paraId="431FD340" w14:textId="77777777" w:rsidR="003948B5" w:rsidRPr="003948B5" w:rsidRDefault="003948B5" w:rsidP="003948B5">
      <w:pPr>
        <w:ind w:left="720"/>
        <w:rPr>
          <w:lang w:val="en-IN"/>
        </w:rPr>
      </w:pPr>
      <w:r w:rsidRPr="003948B5">
        <w:rPr>
          <w:lang w:val="en-IN"/>
        </w:rPr>
        <w:t>project/</w:t>
      </w:r>
      <w:r w:rsidRPr="003948B5">
        <w:rPr>
          <w:lang w:val="en-IN"/>
        </w:rPr>
        <w:br/>
        <w:t xml:space="preserve">    static/</w:t>
      </w:r>
      <w:r w:rsidRPr="003948B5">
        <w:rPr>
          <w:lang w:val="en-IN"/>
        </w:rPr>
        <w:br/>
        <w:t xml:space="preserve">        </w:t>
      </w:r>
      <w:proofErr w:type="spellStart"/>
      <w:r w:rsidRPr="003948B5">
        <w:rPr>
          <w:lang w:val="en-IN"/>
        </w:rPr>
        <w:t>css</w:t>
      </w:r>
      <w:proofErr w:type="spellEnd"/>
      <w:r w:rsidRPr="003948B5">
        <w:rPr>
          <w:lang w:val="en-IN"/>
        </w:rPr>
        <w:t>/</w:t>
      </w:r>
      <w:r w:rsidRPr="003948B5">
        <w:rPr>
          <w:lang w:val="en-IN"/>
        </w:rPr>
        <w:br/>
        <w:t xml:space="preserve">            style.css</w:t>
      </w:r>
    </w:p>
    <w:p w14:paraId="36F814A5" w14:textId="77777777" w:rsidR="003948B5" w:rsidRPr="003948B5" w:rsidRDefault="003948B5" w:rsidP="003948B5">
      <w:pPr>
        <w:ind w:left="720"/>
        <w:rPr>
          <w:lang w:val="en-IN"/>
        </w:rPr>
      </w:pPr>
      <w:r w:rsidRPr="003948B5">
        <w:rPr>
          <w:lang w:val="en-IN"/>
        </w:rPr>
        <w:t>2️</w:t>
      </w:r>
      <w:r w:rsidRPr="003948B5">
        <w:rPr>
          <w:rFonts w:ascii="Segoe UI Symbol" w:hAnsi="Segoe UI Symbol" w:cs="Segoe UI Symbol"/>
          <w:lang w:val="en-IN"/>
        </w:rPr>
        <w:t>⃣</w:t>
      </w:r>
      <w:r w:rsidRPr="003948B5">
        <w:rPr>
          <w:lang w:val="en-IN"/>
        </w:rPr>
        <w:t xml:space="preserve"> Load static files in template</w:t>
      </w:r>
    </w:p>
    <w:p w14:paraId="663CC1F9" w14:textId="77777777" w:rsidR="003948B5" w:rsidRPr="003948B5" w:rsidRDefault="003948B5" w:rsidP="003948B5">
      <w:pPr>
        <w:ind w:left="720"/>
        <w:rPr>
          <w:lang w:val="en-IN"/>
        </w:rPr>
      </w:pPr>
      <w:r w:rsidRPr="003948B5">
        <w:rPr>
          <w:lang w:val="en-IN"/>
        </w:rPr>
        <w:t>{% load static %}</w:t>
      </w:r>
    </w:p>
    <w:p w14:paraId="43EA6AF6" w14:textId="77777777" w:rsidR="003948B5" w:rsidRPr="003948B5" w:rsidRDefault="003948B5" w:rsidP="003948B5">
      <w:pPr>
        <w:ind w:left="720"/>
        <w:rPr>
          <w:lang w:val="en-IN"/>
        </w:rPr>
      </w:pPr>
      <w:r w:rsidRPr="003948B5">
        <w:rPr>
          <w:lang w:val="en-IN"/>
        </w:rPr>
        <w:t>3️</w:t>
      </w:r>
      <w:r w:rsidRPr="003948B5">
        <w:rPr>
          <w:rFonts w:ascii="Segoe UI Symbol" w:hAnsi="Segoe UI Symbol" w:cs="Segoe UI Symbol"/>
          <w:lang w:val="en-IN"/>
        </w:rPr>
        <w:t>⃣</w:t>
      </w:r>
      <w:r w:rsidRPr="003948B5">
        <w:rPr>
          <w:lang w:val="en-IN"/>
        </w:rPr>
        <w:t xml:space="preserve"> Link CSS file</w:t>
      </w:r>
    </w:p>
    <w:p w14:paraId="131642BA" w14:textId="77777777" w:rsidR="003948B5" w:rsidRPr="003948B5" w:rsidRDefault="003948B5" w:rsidP="003948B5">
      <w:pPr>
        <w:ind w:left="720"/>
        <w:rPr>
          <w:lang w:val="en-IN"/>
        </w:rPr>
      </w:pPr>
      <w:r w:rsidRPr="003948B5">
        <w:rPr>
          <w:lang w:val="en-IN"/>
        </w:rPr>
        <w:t xml:space="preserve">&lt;link </w:t>
      </w:r>
      <w:proofErr w:type="spellStart"/>
      <w:r w:rsidRPr="003948B5">
        <w:rPr>
          <w:lang w:val="en-IN"/>
        </w:rPr>
        <w:t>rel</w:t>
      </w:r>
      <w:proofErr w:type="spellEnd"/>
      <w:r w:rsidRPr="003948B5">
        <w:rPr>
          <w:lang w:val="en-IN"/>
        </w:rPr>
        <w:t xml:space="preserve">="stylesheet" </w:t>
      </w:r>
      <w:proofErr w:type="spellStart"/>
      <w:r w:rsidRPr="003948B5">
        <w:rPr>
          <w:lang w:val="en-IN"/>
        </w:rPr>
        <w:t>href</w:t>
      </w:r>
      <w:proofErr w:type="spellEnd"/>
      <w:r w:rsidRPr="003948B5">
        <w:rPr>
          <w:lang w:val="en-IN"/>
        </w:rPr>
        <w:t>="{% static '</w:t>
      </w:r>
      <w:proofErr w:type="spellStart"/>
      <w:r w:rsidRPr="003948B5">
        <w:rPr>
          <w:lang w:val="en-IN"/>
        </w:rPr>
        <w:t>css</w:t>
      </w:r>
      <w:proofErr w:type="spellEnd"/>
      <w:r w:rsidRPr="003948B5">
        <w:rPr>
          <w:lang w:val="en-IN"/>
        </w:rPr>
        <w:t>/style.css' %}"&gt;</w:t>
      </w:r>
    </w:p>
    <w:p w14:paraId="580A8780" w14:textId="77777777" w:rsidR="003948B5" w:rsidRPr="003948B5" w:rsidRDefault="003948B5" w:rsidP="003948B5">
      <w:pPr>
        <w:ind w:left="720"/>
        <w:rPr>
          <w:b/>
          <w:bCs/>
          <w:lang w:val="en-IN"/>
        </w:rPr>
      </w:pPr>
      <w:r w:rsidRPr="003948B5">
        <w:rPr>
          <w:b/>
          <w:bCs/>
          <w:lang w:val="en-IN"/>
        </w:rPr>
        <w:t>Example</w:t>
      </w:r>
    </w:p>
    <w:p w14:paraId="26FD209A" w14:textId="77777777" w:rsidR="003948B5" w:rsidRPr="003948B5" w:rsidRDefault="003948B5" w:rsidP="003948B5">
      <w:pPr>
        <w:ind w:left="720"/>
        <w:rPr>
          <w:lang w:val="en-IN"/>
        </w:rPr>
      </w:pPr>
      <w:r w:rsidRPr="003948B5">
        <w:rPr>
          <w:lang w:val="en-IN"/>
        </w:rPr>
        <w:lastRenderedPageBreak/>
        <w:t>{% load static %}</w:t>
      </w:r>
      <w:r w:rsidRPr="003948B5">
        <w:rPr>
          <w:lang w:val="en-IN"/>
        </w:rPr>
        <w:br/>
        <w:t xml:space="preserve">&lt;link </w:t>
      </w:r>
      <w:proofErr w:type="spellStart"/>
      <w:r w:rsidRPr="003948B5">
        <w:rPr>
          <w:lang w:val="en-IN"/>
        </w:rPr>
        <w:t>rel</w:t>
      </w:r>
      <w:proofErr w:type="spellEnd"/>
      <w:r w:rsidRPr="003948B5">
        <w:rPr>
          <w:lang w:val="en-IN"/>
        </w:rPr>
        <w:t xml:space="preserve">="stylesheet" </w:t>
      </w:r>
      <w:proofErr w:type="spellStart"/>
      <w:r w:rsidRPr="003948B5">
        <w:rPr>
          <w:lang w:val="en-IN"/>
        </w:rPr>
        <w:t>href</w:t>
      </w:r>
      <w:proofErr w:type="spellEnd"/>
      <w:r w:rsidRPr="003948B5">
        <w:rPr>
          <w:lang w:val="en-IN"/>
        </w:rPr>
        <w:t>="{% static '</w:t>
      </w:r>
      <w:proofErr w:type="spellStart"/>
      <w:r w:rsidRPr="003948B5">
        <w:rPr>
          <w:lang w:val="en-IN"/>
        </w:rPr>
        <w:t>css</w:t>
      </w:r>
      <w:proofErr w:type="spellEnd"/>
      <w:r w:rsidRPr="003948B5">
        <w:rPr>
          <w:lang w:val="en-IN"/>
        </w:rPr>
        <w:t>/style.css' %}"&gt;</w:t>
      </w:r>
      <w:r w:rsidRPr="003948B5">
        <w:rPr>
          <w:lang w:val="en-IN"/>
        </w:rPr>
        <w:br/>
      </w:r>
      <w:r w:rsidRPr="003948B5">
        <w:rPr>
          <w:lang w:val="en-IN"/>
        </w:rPr>
        <w:br/>
        <w:t>&lt;h1 class="title"&gt;Welcome&lt;/h1&gt;</w:t>
      </w:r>
    </w:p>
    <w:p w14:paraId="57D88B63" w14:textId="77777777" w:rsidR="003948B5" w:rsidRPr="003948B5" w:rsidRDefault="003948B5" w:rsidP="003948B5">
      <w:pPr>
        <w:ind w:left="720"/>
        <w:rPr>
          <w:lang w:val="en-IN"/>
        </w:rPr>
      </w:pPr>
      <w:r w:rsidRPr="003948B5">
        <w:rPr>
          <w:lang w:val="en-IN"/>
        </w:rPr>
        <w:t>CSS file:</w:t>
      </w:r>
    </w:p>
    <w:p w14:paraId="29682DD5" w14:textId="77777777" w:rsidR="003948B5" w:rsidRPr="003948B5" w:rsidRDefault="003948B5" w:rsidP="003948B5">
      <w:pPr>
        <w:ind w:left="720"/>
        <w:rPr>
          <w:lang w:val="en-IN"/>
        </w:rPr>
      </w:pPr>
      <w:proofErr w:type="gramStart"/>
      <w:r w:rsidRPr="003948B5">
        <w:rPr>
          <w:lang w:val="en-IN"/>
        </w:rPr>
        <w:t>.title</w:t>
      </w:r>
      <w:proofErr w:type="gramEnd"/>
      <w:r w:rsidRPr="003948B5">
        <w:rPr>
          <w:lang w:val="en-IN"/>
        </w:rPr>
        <w:t>{</w:t>
      </w:r>
      <w:r w:rsidRPr="003948B5">
        <w:rPr>
          <w:lang w:val="en-IN"/>
        </w:rPr>
        <w:br/>
      </w:r>
      <w:proofErr w:type="spellStart"/>
      <w:proofErr w:type="gramStart"/>
      <w:r w:rsidRPr="003948B5">
        <w:rPr>
          <w:lang w:val="en-IN"/>
        </w:rPr>
        <w:t>color:blue</w:t>
      </w:r>
      <w:proofErr w:type="spellEnd"/>
      <w:proofErr w:type="gramEnd"/>
      <w:r w:rsidRPr="003948B5">
        <w:rPr>
          <w:lang w:val="en-IN"/>
        </w:rPr>
        <w:t>;</w:t>
      </w:r>
      <w:r w:rsidRPr="003948B5">
        <w:rPr>
          <w:lang w:val="en-IN"/>
        </w:rPr>
        <w:br/>
        <w:t>font-size:30px;</w:t>
      </w:r>
      <w:r w:rsidRPr="003948B5">
        <w:rPr>
          <w:lang w:val="en-IN"/>
        </w:rPr>
        <w:br/>
        <w:t>}</w:t>
      </w:r>
    </w:p>
    <w:p w14:paraId="62B683DA" w14:textId="77777777" w:rsidR="003948B5" w:rsidRPr="003948B5" w:rsidRDefault="003948B5" w:rsidP="003948B5">
      <w:pPr>
        <w:rPr>
          <w:lang w:val="en-IN"/>
        </w:rPr>
      </w:pPr>
    </w:p>
    <w:p w14:paraId="6EEDF183" w14:textId="6FA01924" w:rsidR="003948B5" w:rsidRPr="00624211" w:rsidRDefault="003948B5" w:rsidP="00624211">
      <w:pPr>
        <w:pStyle w:val="ListParagraph"/>
        <w:numPr>
          <w:ilvl w:val="0"/>
          <w:numId w:val="1"/>
        </w:numPr>
        <w:rPr>
          <w:b/>
          <w:bCs/>
          <w:lang w:val="en-IN"/>
        </w:rPr>
      </w:pPr>
      <w:r w:rsidRPr="00624211">
        <w:rPr>
          <w:b/>
          <w:bCs/>
          <w:lang w:val="en-IN"/>
        </w:rPr>
        <w:t>How to Serve Static Files in Django (CSS, JS, Images)</w:t>
      </w:r>
    </w:p>
    <w:p w14:paraId="395713AB" w14:textId="5FFA9761" w:rsidR="003948B5" w:rsidRPr="003948B5" w:rsidRDefault="003948B5" w:rsidP="003948B5">
      <w:pPr>
        <w:ind w:left="360"/>
        <w:rPr>
          <w:lang w:val="en-IN"/>
        </w:rPr>
      </w:pPr>
      <w:r>
        <w:rPr>
          <w:lang w:val="en-IN"/>
        </w:rPr>
        <w:t xml:space="preserve">Ans. </w:t>
      </w:r>
      <w:r w:rsidRPr="003948B5">
        <w:rPr>
          <w:lang w:val="en-IN"/>
        </w:rPr>
        <w:t>Static files include:</w:t>
      </w:r>
    </w:p>
    <w:p w14:paraId="5C9A624F" w14:textId="77777777" w:rsidR="003948B5" w:rsidRPr="003948B5" w:rsidRDefault="003948B5" w:rsidP="003948B5">
      <w:pPr>
        <w:numPr>
          <w:ilvl w:val="0"/>
          <w:numId w:val="6"/>
        </w:numPr>
        <w:tabs>
          <w:tab w:val="clear" w:pos="720"/>
          <w:tab w:val="num" w:pos="1080"/>
        </w:tabs>
        <w:ind w:left="1080"/>
        <w:rPr>
          <w:sz w:val="20"/>
          <w:szCs w:val="20"/>
          <w:lang w:val="en-IN"/>
        </w:rPr>
      </w:pPr>
      <w:r w:rsidRPr="003948B5">
        <w:rPr>
          <w:sz w:val="20"/>
          <w:szCs w:val="20"/>
          <w:lang w:val="en-IN"/>
        </w:rPr>
        <w:t xml:space="preserve">CSS </w:t>
      </w:r>
    </w:p>
    <w:p w14:paraId="29BA4CB6" w14:textId="77777777" w:rsidR="003948B5" w:rsidRPr="003948B5" w:rsidRDefault="003948B5" w:rsidP="003948B5">
      <w:pPr>
        <w:numPr>
          <w:ilvl w:val="0"/>
          <w:numId w:val="6"/>
        </w:numPr>
        <w:tabs>
          <w:tab w:val="clear" w:pos="720"/>
          <w:tab w:val="num" w:pos="1080"/>
        </w:tabs>
        <w:ind w:left="1080"/>
        <w:rPr>
          <w:sz w:val="20"/>
          <w:szCs w:val="20"/>
          <w:lang w:val="en-IN"/>
        </w:rPr>
      </w:pPr>
      <w:r w:rsidRPr="003948B5">
        <w:rPr>
          <w:sz w:val="20"/>
          <w:szCs w:val="20"/>
          <w:lang w:val="en-IN"/>
        </w:rPr>
        <w:t xml:space="preserve">JavaScript </w:t>
      </w:r>
    </w:p>
    <w:p w14:paraId="6B1DBE0D" w14:textId="77777777" w:rsidR="003948B5" w:rsidRPr="003948B5" w:rsidRDefault="003948B5" w:rsidP="003948B5">
      <w:pPr>
        <w:numPr>
          <w:ilvl w:val="0"/>
          <w:numId w:val="6"/>
        </w:numPr>
        <w:tabs>
          <w:tab w:val="clear" w:pos="720"/>
          <w:tab w:val="num" w:pos="1080"/>
        </w:tabs>
        <w:ind w:left="1080"/>
        <w:rPr>
          <w:sz w:val="20"/>
          <w:szCs w:val="20"/>
          <w:lang w:val="en-IN"/>
        </w:rPr>
      </w:pPr>
      <w:r w:rsidRPr="003948B5">
        <w:rPr>
          <w:sz w:val="20"/>
          <w:szCs w:val="20"/>
          <w:lang w:val="en-IN"/>
        </w:rPr>
        <w:t xml:space="preserve">Images </w:t>
      </w:r>
    </w:p>
    <w:p w14:paraId="6F10F40D" w14:textId="77777777" w:rsidR="003948B5" w:rsidRPr="003948B5" w:rsidRDefault="003948B5" w:rsidP="003948B5">
      <w:pPr>
        <w:numPr>
          <w:ilvl w:val="0"/>
          <w:numId w:val="6"/>
        </w:numPr>
        <w:tabs>
          <w:tab w:val="clear" w:pos="720"/>
          <w:tab w:val="num" w:pos="1080"/>
        </w:tabs>
        <w:ind w:left="1080"/>
        <w:rPr>
          <w:sz w:val="20"/>
          <w:szCs w:val="20"/>
          <w:lang w:val="en-IN"/>
        </w:rPr>
      </w:pPr>
      <w:r w:rsidRPr="003948B5">
        <w:rPr>
          <w:sz w:val="20"/>
          <w:szCs w:val="20"/>
          <w:lang w:val="en-IN"/>
        </w:rPr>
        <w:t xml:space="preserve">Fonts </w:t>
      </w:r>
    </w:p>
    <w:p w14:paraId="64B73ACB" w14:textId="77777777" w:rsidR="003948B5" w:rsidRDefault="003948B5" w:rsidP="003948B5">
      <w:pPr>
        <w:ind w:left="360"/>
        <w:rPr>
          <w:lang w:val="en-IN"/>
        </w:rPr>
      </w:pPr>
      <w:r w:rsidRPr="003948B5">
        <w:rPr>
          <w:lang w:val="en-IN"/>
        </w:rPr>
        <w:t xml:space="preserve">These files are served using Django's </w:t>
      </w:r>
      <w:r w:rsidRPr="003948B5">
        <w:rPr>
          <w:b/>
          <w:bCs/>
          <w:lang w:val="en-IN"/>
        </w:rPr>
        <w:t>static file system</w:t>
      </w:r>
      <w:r w:rsidRPr="003948B5">
        <w:rPr>
          <w:lang w:val="en-IN"/>
        </w:rPr>
        <w:t>.</w:t>
      </w:r>
    </w:p>
    <w:p w14:paraId="118196C8" w14:textId="0AEA9733" w:rsidR="003948B5" w:rsidRPr="003948B5" w:rsidRDefault="003948B5" w:rsidP="003948B5">
      <w:pPr>
        <w:ind w:left="360"/>
        <w:rPr>
          <w:lang w:val="en-IN"/>
        </w:rPr>
      </w:pPr>
      <w:r w:rsidRPr="003948B5">
        <w:rPr>
          <w:lang w:val="en-IN"/>
        </w:rPr>
        <w:t>In settings.py</w:t>
      </w:r>
    </w:p>
    <w:p w14:paraId="33821E72" w14:textId="77777777" w:rsidR="003948B5" w:rsidRPr="003948B5" w:rsidRDefault="003948B5" w:rsidP="003948B5">
      <w:pPr>
        <w:ind w:left="360"/>
        <w:rPr>
          <w:lang w:val="en-IN"/>
        </w:rPr>
      </w:pPr>
      <w:r w:rsidRPr="003948B5">
        <w:rPr>
          <w:lang w:val="en-IN"/>
        </w:rPr>
        <w:t>STATIC_URL = '/static/'</w:t>
      </w:r>
      <w:r w:rsidRPr="003948B5">
        <w:rPr>
          <w:lang w:val="en-IN"/>
        </w:rPr>
        <w:br/>
        <w:t>STATICFILES_DIRS = [BASE_DIR / "static"]</w:t>
      </w:r>
    </w:p>
    <w:p w14:paraId="21D6C033" w14:textId="77777777" w:rsidR="003948B5" w:rsidRPr="003948B5" w:rsidRDefault="003948B5" w:rsidP="003948B5">
      <w:pPr>
        <w:ind w:left="360"/>
        <w:rPr>
          <w:b/>
          <w:bCs/>
          <w:lang w:val="en-IN"/>
        </w:rPr>
      </w:pPr>
      <w:r w:rsidRPr="003948B5">
        <w:rPr>
          <w:b/>
          <w:bCs/>
          <w:lang w:val="en-IN"/>
        </w:rPr>
        <w:t>Static folder structure</w:t>
      </w:r>
    </w:p>
    <w:p w14:paraId="469834A0" w14:textId="77777777" w:rsidR="003948B5" w:rsidRPr="003948B5" w:rsidRDefault="003948B5" w:rsidP="003948B5">
      <w:pPr>
        <w:ind w:left="360"/>
        <w:rPr>
          <w:lang w:val="en-IN"/>
        </w:rPr>
      </w:pPr>
      <w:r w:rsidRPr="003948B5">
        <w:rPr>
          <w:lang w:val="en-IN"/>
        </w:rPr>
        <w:t>project/</w:t>
      </w:r>
      <w:r w:rsidRPr="003948B5">
        <w:rPr>
          <w:lang w:val="en-IN"/>
        </w:rPr>
        <w:br/>
        <w:t xml:space="preserve">    static/</w:t>
      </w:r>
      <w:r w:rsidRPr="003948B5">
        <w:rPr>
          <w:lang w:val="en-IN"/>
        </w:rPr>
        <w:br/>
        <w:t xml:space="preserve">        </w:t>
      </w:r>
      <w:proofErr w:type="spellStart"/>
      <w:r w:rsidRPr="003948B5">
        <w:rPr>
          <w:lang w:val="en-IN"/>
        </w:rPr>
        <w:t>css</w:t>
      </w:r>
      <w:proofErr w:type="spellEnd"/>
      <w:r w:rsidRPr="003948B5">
        <w:rPr>
          <w:lang w:val="en-IN"/>
        </w:rPr>
        <w:t>/</w:t>
      </w:r>
      <w:r w:rsidRPr="003948B5">
        <w:rPr>
          <w:lang w:val="en-IN"/>
        </w:rPr>
        <w:br/>
        <w:t xml:space="preserve">        </w:t>
      </w:r>
      <w:proofErr w:type="spellStart"/>
      <w:r w:rsidRPr="003948B5">
        <w:rPr>
          <w:lang w:val="en-IN"/>
        </w:rPr>
        <w:t>js</w:t>
      </w:r>
      <w:proofErr w:type="spellEnd"/>
      <w:r w:rsidRPr="003948B5">
        <w:rPr>
          <w:lang w:val="en-IN"/>
        </w:rPr>
        <w:t>/</w:t>
      </w:r>
      <w:r w:rsidRPr="003948B5">
        <w:rPr>
          <w:lang w:val="en-IN"/>
        </w:rPr>
        <w:br/>
        <w:t xml:space="preserve">        images/</w:t>
      </w:r>
    </w:p>
    <w:p w14:paraId="5827BEA2" w14:textId="77777777" w:rsidR="003948B5" w:rsidRPr="003948B5" w:rsidRDefault="003948B5" w:rsidP="003948B5">
      <w:pPr>
        <w:ind w:left="360"/>
        <w:rPr>
          <w:b/>
          <w:bCs/>
          <w:lang w:val="en-IN"/>
        </w:rPr>
      </w:pPr>
      <w:r w:rsidRPr="003948B5">
        <w:rPr>
          <w:b/>
          <w:bCs/>
          <w:lang w:val="en-IN"/>
        </w:rPr>
        <w:t>Loading static files in template</w:t>
      </w:r>
    </w:p>
    <w:p w14:paraId="07C924E5" w14:textId="77777777" w:rsidR="003948B5" w:rsidRPr="003948B5" w:rsidRDefault="003948B5" w:rsidP="003948B5">
      <w:pPr>
        <w:ind w:left="360"/>
        <w:rPr>
          <w:lang w:val="en-IN"/>
        </w:rPr>
      </w:pPr>
      <w:r w:rsidRPr="003948B5">
        <w:rPr>
          <w:lang w:val="en-IN"/>
        </w:rPr>
        <w:t>{% load static %}</w:t>
      </w:r>
    </w:p>
    <w:p w14:paraId="4A992913" w14:textId="77777777" w:rsidR="003948B5" w:rsidRPr="003948B5" w:rsidRDefault="003948B5" w:rsidP="003948B5">
      <w:pPr>
        <w:ind w:left="360"/>
        <w:rPr>
          <w:lang w:val="en-IN"/>
        </w:rPr>
      </w:pPr>
      <w:r w:rsidRPr="003948B5">
        <w:rPr>
          <w:lang w:val="en-IN"/>
        </w:rPr>
        <w:t>Example:</w:t>
      </w:r>
    </w:p>
    <w:p w14:paraId="7C8F5287" w14:textId="64577195" w:rsidR="003948B5" w:rsidRDefault="003948B5" w:rsidP="003948B5">
      <w:pPr>
        <w:ind w:left="360"/>
        <w:rPr>
          <w:lang w:val="en-IN"/>
        </w:rPr>
      </w:pPr>
      <w:r w:rsidRPr="003948B5">
        <w:rPr>
          <w:lang w:val="en-IN"/>
        </w:rPr>
        <w:t>&lt;</w:t>
      </w:r>
      <w:proofErr w:type="spellStart"/>
      <w:r w:rsidRPr="003948B5">
        <w:rPr>
          <w:lang w:val="en-IN"/>
        </w:rPr>
        <w:t>img</w:t>
      </w:r>
      <w:proofErr w:type="spellEnd"/>
      <w:r w:rsidRPr="003948B5">
        <w:rPr>
          <w:lang w:val="en-IN"/>
        </w:rPr>
        <w:t xml:space="preserve"> </w:t>
      </w:r>
      <w:proofErr w:type="spellStart"/>
      <w:r w:rsidRPr="003948B5">
        <w:rPr>
          <w:lang w:val="en-IN"/>
        </w:rPr>
        <w:t>src</w:t>
      </w:r>
      <w:proofErr w:type="spellEnd"/>
      <w:r w:rsidRPr="003948B5">
        <w:rPr>
          <w:lang w:val="en-IN"/>
        </w:rPr>
        <w:t>="{% static 'images/logo.png' %}"&gt;</w:t>
      </w:r>
    </w:p>
    <w:p w14:paraId="327D8CD5" w14:textId="405164E6" w:rsidR="003948B5" w:rsidRPr="003948B5" w:rsidRDefault="00624211" w:rsidP="00624211">
      <w:pPr>
        <w:rPr>
          <w:b/>
          <w:bCs/>
          <w:lang w:val="en-IN"/>
        </w:rPr>
      </w:pPr>
      <w:r>
        <w:rPr>
          <w:b/>
          <w:bCs/>
          <w:lang w:val="en-IN"/>
        </w:rPr>
        <w:lastRenderedPageBreak/>
        <w:t>6</w:t>
      </w:r>
      <w:r w:rsidR="003948B5" w:rsidRPr="003948B5">
        <w:rPr>
          <w:b/>
          <w:bCs/>
          <w:lang w:val="en-IN"/>
        </w:rPr>
        <w:t>. Using JavaScript for Client-Side Interactivity in Django Templates</w:t>
      </w:r>
    </w:p>
    <w:p w14:paraId="15909768" w14:textId="1764D1F8" w:rsidR="003948B5" w:rsidRPr="003948B5" w:rsidRDefault="003948B5" w:rsidP="003948B5">
      <w:pPr>
        <w:ind w:left="360"/>
        <w:rPr>
          <w:lang w:val="en-IN"/>
        </w:rPr>
      </w:pPr>
      <w:r>
        <w:rPr>
          <w:lang w:val="en-IN"/>
        </w:rPr>
        <w:t xml:space="preserve">Ans. </w:t>
      </w:r>
      <w:r w:rsidRPr="003948B5">
        <w:rPr>
          <w:lang w:val="en-IN"/>
        </w:rPr>
        <w:t xml:space="preserve">JavaScript allows adding </w:t>
      </w:r>
      <w:r w:rsidRPr="003948B5">
        <w:rPr>
          <w:b/>
          <w:bCs/>
          <w:lang w:val="en-IN"/>
        </w:rPr>
        <w:t xml:space="preserve">interactive </w:t>
      </w:r>
      <w:proofErr w:type="spellStart"/>
      <w:r w:rsidRPr="003948B5">
        <w:rPr>
          <w:b/>
          <w:bCs/>
          <w:lang w:val="en-IN"/>
        </w:rPr>
        <w:t>behavior</w:t>
      </w:r>
      <w:proofErr w:type="spellEnd"/>
      <w:r w:rsidRPr="003948B5">
        <w:rPr>
          <w:lang w:val="en-IN"/>
        </w:rPr>
        <w:t xml:space="preserve"> to Django pages.</w:t>
      </w:r>
    </w:p>
    <w:p w14:paraId="670D23F5" w14:textId="77777777" w:rsidR="003948B5" w:rsidRPr="003948B5" w:rsidRDefault="003948B5" w:rsidP="003948B5">
      <w:pPr>
        <w:ind w:left="720"/>
        <w:rPr>
          <w:lang w:val="en-IN"/>
        </w:rPr>
      </w:pPr>
      <w:r w:rsidRPr="003948B5">
        <w:rPr>
          <w:lang w:val="en-IN"/>
        </w:rPr>
        <w:t>Examples of interactivity:</w:t>
      </w:r>
    </w:p>
    <w:p w14:paraId="7E294A2A" w14:textId="77777777" w:rsidR="003948B5" w:rsidRPr="003948B5" w:rsidRDefault="003948B5" w:rsidP="003948B5">
      <w:pPr>
        <w:numPr>
          <w:ilvl w:val="0"/>
          <w:numId w:val="7"/>
        </w:numPr>
        <w:tabs>
          <w:tab w:val="clear" w:pos="720"/>
          <w:tab w:val="num" w:pos="1080"/>
        </w:tabs>
        <w:ind w:left="1080"/>
        <w:rPr>
          <w:lang w:val="en-IN"/>
        </w:rPr>
      </w:pPr>
      <w:r w:rsidRPr="003948B5">
        <w:rPr>
          <w:lang w:val="en-IN"/>
        </w:rPr>
        <w:t xml:space="preserve">Button clicks </w:t>
      </w:r>
    </w:p>
    <w:p w14:paraId="110F1722" w14:textId="77777777" w:rsidR="003948B5" w:rsidRPr="003948B5" w:rsidRDefault="003948B5" w:rsidP="003948B5">
      <w:pPr>
        <w:numPr>
          <w:ilvl w:val="0"/>
          <w:numId w:val="7"/>
        </w:numPr>
        <w:tabs>
          <w:tab w:val="clear" w:pos="720"/>
          <w:tab w:val="num" w:pos="1080"/>
        </w:tabs>
        <w:ind w:left="1080"/>
        <w:rPr>
          <w:lang w:val="en-IN"/>
        </w:rPr>
      </w:pPr>
      <w:r w:rsidRPr="003948B5">
        <w:rPr>
          <w:lang w:val="en-IN"/>
        </w:rPr>
        <w:t xml:space="preserve">Form validation </w:t>
      </w:r>
    </w:p>
    <w:p w14:paraId="0AF74028" w14:textId="77777777" w:rsidR="003948B5" w:rsidRPr="003948B5" w:rsidRDefault="003948B5" w:rsidP="003948B5">
      <w:pPr>
        <w:numPr>
          <w:ilvl w:val="0"/>
          <w:numId w:val="7"/>
        </w:numPr>
        <w:tabs>
          <w:tab w:val="clear" w:pos="720"/>
          <w:tab w:val="num" w:pos="1080"/>
        </w:tabs>
        <w:ind w:left="1080"/>
        <w:rPr>
          <w:lang w:val="en-IN"/>
        </w:rPr>
      </w:pPr>
      <w:r w:rsidRPr="003948B5">
        <w:rPr>
          <w:lang w:val="en-IN"/>
        </w:rPr>
        <w:t xml:space="preserve">Dynamic UI updates </w:t>
      </w:r>
    </w:p>
    <w:p w14:paraId="4A64F8FA" w14:textId="77777777" w:rsidR="003948B5" w:rsidRPr="003948B5" w:rsidRDefault="003948B5" w:rsidP="003948B5">
      <w:pPr>
        <w:numPr>
          <w:ilvl w:val="0"/>
          <w:numId w:val="7"/>
        </w:numPr>
        <w:tabs>
          <w:tab w:val="clear" w:pos="720"/>
          <w:tab w:val="num" w:pos="1080"/>
        </w:tabs>
        <w:ind w:left="1080"/>
        <w:rPr>
          <w:lang w:val="en-IN"/>
        </w:rPr>
      </w:pPr>
      <w:r w:rsidRPr="003948B5">
        <w:rPr>
          <w:lang w:val="en-IN"/>
        </w:rPr>
        <w:t xml:space="preserve">AJAX requests </w:t>
      </w:r>
    </w:p>
    <w:p w14:paraId="1EB05C60" w14:textId="77777777" w:rsidR="003948B5" w:rsidRPr="003948B5" w:rsidRDefault="003948B5" w:rsidP="003948B5">
      <w:pPr>
        <w:ind w:left="720"/>
        <w:rPr>
          <w:lang w:val="en-IN"/>
        </w:rPr>
      </w:pPr>
      <w:r w:rsidRPr="003948B5">
        <w:rPr>
          <w:lang w:val="en-IN"/>
        </w:rPr>
        <w:t>Example:</w:t>
      </w:r>
    </w:p>
    <w:p w14:paraId="6ED48246" w14:textId="77777777" w:rsidR="003948B5" w:rsidRPr="003948B5" w:rsidRDefault="003948B5" w:rsidP="003948B5">
      <w:pPr>
        <w:ind w:left="720"/>
        <w:rPr>
          <w:lang w:val="en-IN"/>
        </w:rPr>
      </w:pPr>
      <w:r w:rsidRPr="003948B5">
        <w:rPr>
          <w:lang w:val="en-IN"/>
        </w:rPr>
        <w:t>&lt;button onclick="</w:t>
      </w:r>
      <w:proofErr w:type="spellStart"/>
      <w:proofErr w:type="gramStart"/>
      <w:r w:rsidRPr="003948B5">
        <w:rPr>
          <w:lang w:val="en-IN"/>
        </w:rPr>
        <w:t>showMessage</w:t>
      </w:r>
      <w:proofErr w:type="spellEnd"/>
      <w:r w:rsidRPr="003948B5">
        <w:rPr>
          <w:lang w:val="en-IN"/>
        </w:rPr>
        <w:t>(</w:t>
      </w:r>
      <w:proofErr w:type="gramEnd"/>
      <w:r w:rsidRPr="003948B5">
        <w:rPr>
          <w:lang w:val="en-IN"/>
        </w:rPr>
        <w:t>)"&gt;Click Me&lt;/button&gt;</w:t>
      </w:r>
      <w:r w:rsidRPr="003948B5">
        <w:rPr>
          <w:lang w:val="en-IN"/>
        </w:rPr>
        <w:br/>
      </w:r>
      <w:r w:rsidRPr="003948B5">
        <w:rPr>
          <w:lang w:val="en-IN"/>
        </w:rPr>
        <w:br/>
        <w:t>&lt;script&gt;</w:t>
      </w:r>
      <w:r w:rsidRPr="003948B5">
        <w:rPr>
          <w:lang w:val="en-IN"/>
        </w:rPr>
        <w:br/>
        <w:t xml:space="preserve">function </w:t>
      </w:r>
      <w:proofErr w:type="spellStart"/>
      <w:proofErr w:type="gramStart"/>
      <w:r w:rsidRPr="003948B5">
        <w:rPr>
          <w:lang w:val="en-IN"/>
        </w:rPr>
        <w:t>showMessage</w:t>
      </w:r>
      <w:proofErr w:type="spellEnd"/>
      <w:r w:rsidRPr="003948B5">
        <w:rPr>
          <w:lang w:val="en-IN"/>
        </w:rPr>
        <w:t>(){</w:t>
      </w:r>
      <w:proofErr w:type="gramEnd"/>
      <w:r w:rsidRPr="003948B5">
        <w:rPr>
          <w:lang w:val="en-IN"/>
        </w:rPr>
        <w:br/>
      </w:r>
      <w:proofErr w:type="gramStart"/>
      <w:r w:rsidRPr="003948B5">
        <w:rPr>
          <w:lang w:val="en-IN"/>
        </w:rPr>
        <w:t>alert(</w:t>
      </w:r>
      <w:proofErr w:type="gramEnd"/>
      <w:r w:rsidRPr="003948B5">
        <w:rPr>
          <w:lang w:val="en-IN"/>
        </w:rPr>
        <w:t>"Hello User!");</w:t>
      </w:r>
      <w:r w:rsidRPr="003948B5">
        <w:rPr>
          <w:lang w:val="en-IN"/>
        </w:rPr>
        <w:br/>
        <w:t>}</w:t>
      </w:r>
      <w:r w:rsidRPr="003948B5">
        <w:rPr>
          <w:lang w:val="en-IN"/>
        </w:rPr>
        <w:br/>
        <w:t>&lt;/script&gt;</w:t>
      </w:r>
    </w:p>
    <w:p w14:paraId="6996A87F" w14:textId="77777777" w:rsidR="003948B5" w:rsidRPr="003948B5" w:rsidRDefault="003948B5" w:rsidP="003948B5">
      <w:pPr>
        <w:ind w:left="720"/>
        <w:rPr>
          <w:lang w:val="en-IN"/>
        </w:rPr>
      </w:pPr>
      <w:r w:rsidRPr="003948B5">
        <w:rPr>
          <w:lang w:val="en-IN"/>
        </w:rPr>
        <w:t xml:space="preserve">Here JavaScript runs </w:t>
      </w:r>
      <w:r w:rsidRPr="003948B5">
        <w:rPr>
          <w:b/>
          <w:bCs/>
          <w:lang w:val="en-IN"/>
        </w:rPr>
        <w:t>inside the browser</w:t>
      </w:r>
      <w:r w:rsidRPr="003948B5">
        <w:rPr>
          <w:lang w:val="en-IN"/>
        </w:rPr>
        <w:t>, not on the Django server.</w:t>
      </w:r>
    </w:p>
    <w:p w14:paraId="56D0CA2E" w14:textId="33057143" w:rsidR="003948B5" w:rsidRPr="003948B5" w:rsidRDefault="00624211" w:rsidP="00624211">
      <w:pPr>
        <w:rPr>
          <w:b/>
          <w:bCs/>
          <w:lang w:val="en-IN"/>
        </w:rPr>
      </w:pPr>
      <w:r>
        <w:rPr>
          <w:b/>
          <w:bCs/>
          <w:lang w:val="en-IN"/>
        </w:rPr>
        <w:t>7</w:t>
      </w:r>
      <w:r w:rsidR="003948B5" w:rsidRPr="003948B5">
        <w:rPr>
          <w:b/>
          <w:bCs/>
          <w:lang w:val="en-IN"/>
        </w:rPr>
        <w:t>. Linking External or Internal JavaScript Files in Django</w:t>
      </w:r>
    </w:p>
    <w:p w14:paraId="68022B52" w14:textId="6099F9E7" w:rsidR="003948B5" w:rsidRPr="003948B5" w:rsidRDefault="003948B5" w:rsidP="003948B5">
      <w:pPr>
        <w:ind w:left="360"/>
        <w:rPr>
          <w:lang w:val="en-IN"/>
        </w:rPr>
      </w:pPr>
      <w:r>
        <w:rPr>
          <w:lang w:val="en-IN"/>
        </w:rPr>
        <w:t xml:space="preserve">Ans. </w:t>
      </w:r>
      <w:r w:rsidRPr="003948B5">
        <w:rPr>
          <w:lang w:val="en-IN"/>
        </w:rPr>
        <w:t>JavaScript can be added in two ways.</w:t>
      </w:r>
    </w:p>
    <w:p w14:paraId="3644C720" w14:textId="77777777" w:rsidR="003948B5" w:rsidRPr="003948B5" w:rsidRDefault="003948B5" w:rsidP="003948B5">
      <w:pPr>
        <w:ind w:left="720"/>
        <w:rPr>
          <w:b/>
          <w:bCs/>
          <w:lang w:val="en-IN"/>
        </w:rPr>
      </w:pPr>
      <w:r w:rsidRPr="003948B5">
        <w:rPr>
          <w:b/>
          <w:bCs/>
          <w:lang w:val="en-IN"/>
        </w:rPr>
        <w:t>1️</w:t>
      </w:r>
      <w:r w:rsidRPr="003948B5">
        <w:rPr>
          <w:rFonts w:ascii="Segoe UI Symbol" w:hAnsi="Segoe UI Symbol" w:cs="Segoe UI Symbol"/>
          <w:b/>
          <w:bCs/>
          <w:lang w:val="en-IN"/>
        </w:rPr>
        <w:t>⃣</w:t>
      </w:r>
      <w:r w:rsidRPr="003948B5">
        <w:rPr>
          <w:b/>
          <w:bCs/>
          <w:lang w:val="en-IN"/>
        </w:rPr>
        <w:t xml:space="preserve"> Internal JavaScript (inside HTML)</w:t>
      </w:r>
    </w:p>
    <w:p w14:paraId="69220BB9" w14:textId="55E24818" w:rsidR="003948B5" w:rsidRPr="003948B5" w:rsidRDefault="003948B5" w:rsidP="003948B5">
      <w:pPr>
        <w:ind w:left="720"/>
        <w:rPr>
          <w:lang w:val="en-IN"/>
        </w:rPr>
      </w:pPr>
      <w:r w:rsidRPr="003948B5">
        <w:rPr>
          <w:lang w:val="en-IN"/>
        </w:rPr>
        <w:t>&lt;script&gt;</w:t>
      </w:r>
      <w:r w:rsidRPr="003948B5">
        <w:rPr>
          <w:lang w:val="en-IN"/>
        </w:rPr>
        <w:br/>
        <w:t>function greet</w:t>
      </w:r>
      <w:proofErr w:type="gramStart"/>
      <w:r w:rsidRPr="003948B5">
        <w:rPr>
          <w:lang w:val="en-IN"/>
        </w:rPr>
        <w:t>(){</w:t>
      </w:r>
      <w:proofErr w:type="gramEnd"/>
      <w:r w:rsidRPr="003948B5">
        <w:rPr>
          <w:lang w:val="en-IN"/>
        </w:rPr>
        <w:br/>
        <w:t>alert("Welcome!");</w:t>
      </w:r>
      <w:r w:rsidRPr="003948B5">
        <w:rPr>
          <w:lang w:val="en-IN"/>
        </w:rPr>
        <w:br/>
        <w:t>}</w:t>
      </w:r>
      <w:r w:rsidRPr="003948B5">
        <w:rPr>
          <w:lang w:val="en-IN"/>
        </w:rPr>
        <w:br/>
        <w:t>&lt;/script&gt;</w:t>
      </w:r>
    </w:p>
    <w:p w14:paraId="5A289CE9" w14:textId="77777777" w:rsidR="003948B5" w:rsidRPr="003948B5" w:rsidRDefault="003948B5" w:rsidP="003948B5">
      <w:pPr>
        <w:ind w:left="720"/>
        <w:rPr>
          <w:b/>
          <w:bCs/>
          <w:lang w:val="en-IN"/>
        </w:rPr>
      </w:pPr>
      <w:r w:rsidRPr="003948B5">
        <w:rPr>
          <w:b/>
          <w:bCs/>
          <w:lang w:val="en-IN"/>
        </w:rPr>
        <w:t>2️</w:t>
      </w:r>
      <w:r w:rsidRPr="003948B5">
        <w:rPr>
          <w:rFonts w:ascii="Segoe UI Symbol" w:hAnsi="Segoe UI Symbol" w:cs="Segoe UI Symbol"/>
          <w:b/>
          <w:bCs/>
          <w:lang w:val="en-IN"/>
        </w:rPr>
        <w:t>⃣</w:t>
      </w:r>
      <w:r w:rsidRPr="003948B5">
        <w:rPr>
          <w:b/>
          <w:bCs/>
          <w:lang w:val="en-IN"/>
        </w:rPr>
        <w:t xml:space="preserve"> External JavaScript file</w:t>
      </w:r>
    </w:p>
    <w:p w14:paraId="63187547" w14:textId="77777777" w:rsidR="003948B5" w:rsidRPr="003948B5" w:rsidRDefault="003948B5" w:rsidP="003948B5">
      <w:pPr>
        <w:ind w:left="720"/>
        <w:rPr>
          <w:lang w:val="en-IN"/>
        </w:rPr>
      </w:pPr>
      <w:r w:rsidRPr="003948B5">
        <w:rPr>
          <w:lang w:val="en-IN"/>
        </w:rPr>
        <w:t>Create:</w:t>
      </w:r>
    </w:p>
    <w:p w14:paraId="3C580E71" w14:textId="77777777" w:rsidR="003948B5" w:rsidRPr="003948B5" w:rsidRDefault="003948B5" w:rsidP="003948B5">
      <w:pPr>
        <w:ind w:left="720"/>
        <w:rPr>
          <w:lang w:val="en-IN"/>
        </w:rPr>
      </w:pPr>
      <w:r w:rsidRPr="003948B5">
        <w:rPr>
          <w:lang w:val="en-IN"/>
        </w:rPr>
        <w:t>static/</w:t>
      </w:r>
      <w:proofErr w:type="spellStart"/>
      <w:r w:rsidRPr="003948B5">
        <w:rPr>
          <w:lang w:val="en-IN"/>
        </w:rPr>
        <w:t>js</w:t>
      </w:r>
      <w:proofErr w:type="spellEnd"/>
      <w:r w:rsidRPr="003948B5">
        <w:rPr>
          <w:lang w:val="en-IN"/>
        </w:rPr>
        <w:t>/script.js</w:t>
      </w:r>
    </w:p>
    <w:p w14:paraId="192EE33D" w14:textId="77777777" w:rsidR="003948B5" w:rsidRPr="003948B5" w:rsidRDefault="003948B5" w:rsidP="003948B5">
      <w:pPr>
        <w:ind w:left="720"/>
        <w:rPr>
          <w:lang w:val="en-IN"/>
        </w:rPr>
      </w:pPr>
      <w:r w:rsidRPr="003948B5">
        <w:rPr>
          <w:lang w:val="en-IN"/>
        </w:rPr>
        <w:t>File:</w:t>
      </w:r>
    </w:p>
    <w:p w14:paraId="36D05B00" w14:textId="77777777" w:rsidR="003948B5" w:rsidRPr="003948B5" w:rsidRDefault="003948B5" w:rsidP="003948B5">
      <w:pPr>
        <w:ind w:left="720"/>
        <w:rPr>
          <w:lang w:val="en-IN"/>
        </w:rPr>
      </w:pPr>
      <w:r w:rsidRPr="003948B5">
        <w:rPr>
          <w:lang w:val="en-IN"/>
        </w:rPr>
        <w:lastRenderedPageBreak/>
        <w:t xml:space="preserve">function </w:t>
      </w:r>
      <w:proofErr w:type="gramStart"/>
      <w:r w:rsidRPr="003948B5">
        <w:rPr>
          <w:lang w:val="en-IN"/>
        </w:rPr>
        <w:t>greet(){</w:t>
      </w:r>
      <w:proofErr w:type="gramEnd"/>
      <w:r w:rsidRPr="003948B5">
        <w:rPr>
          <w:lang w:val="en-IN"/>
        </w:rPr>
        <w:br/>
      </w:r>
      <w:proofErr w:type="gramStart"/>
      <w:r w:rsidRPr="003948B5">
        <w:rPr>
          <w:lang w:val="en-IN"/>
        </w:rPr>
        <w:t>alert(</w:t>
      </w:r>
      <w:proofErr w:type="gramEnd"/>
      <w:r w:rsidRPr="003948B5">
        <w:rPr>
          <w:lang w:val="en-IN"/>
        </w:rPr>
        <w:t>"Hello Django");</w:t>
      </w:r>
      <w:r w:rsidRPr="003948B5">
        <w:rPr>
          <w:lang w:val="en-IN"/>
        </w:rPr>
        <w:br/>
        <w:t>}</w:t>
      </w:r>
    </w:p>
    <w:p w14:paraId="723FDF8C" w14:textId="77777777" w:rsidR="003948B5" w:rsidRPr="003948B5" w:rsidRDefault="003948B5" w:rsidP="003948B5">
      <w:pPr>
        <w:ind w:left="720"/>
        <w:rPr>
          <w:lang w:val="en-IN"/>
        </w:rPr>
      </w:pPr>
      <w:r w:rsidRPr="003948B5">
        <w:rPr>
          <w:lang w:val="en-IN"/>
        </w:rPr>
        <w:t>Link in template:</w:t>
      </w:r>
    </w:p>
    <w:p w14:paraId="176FE1D1" w14:textId="77777777" w:rsidR="003948B5" w:rsidRPr="003948B5" w:rsidRDefault="003948B5" w:rsidP="003948B5">
      <w:pPr>
        <w:ind w:left="720"/>
        <w:rPr>
          <w:lang w:val="en-IN"/>
        </w:rPr>
      </w:pPr>
      <w:r w:rsidRPr="003948B5">
        <w:rPr>
          <w:lang w:val="en-IN"/>
        </w:rPr>
        <w:t>{% load static %}</w:t>
      </w:r>
      <w:r w:rsidRPr="003948B5">
        <w:rPr>
          <w:lang w:val="en-IN"/>
        </w:rPr>
        <w:br/>
        <w:t xml:space="preserve">&lt;script </w:t>
      </w:r>
      <w:proofErr w:type="spellStart"/>
      <w:r w:rsidRPr="003948B5">
        <w:rPr>
          <w:lang w:val="en-IN"/>
        </w:rPr>
        <w:t>src</w:t>
      </w:r>
      <w:proofErr w:type="spellEnd"/>
      <w:r w:rsidRPr="003948B5">
        <w:rPr>
          <w:lang w:val="en-IN"/>
        </w:rPr>
        <w:t>="{% static '</w:t>
      </w:r>
      <w:proofErr w:type="spellStart"/>
      <w:r w:rsidRPr="003948B5">
        <w:rPr>
          <w:lang w:val="en-IN"/>
        </w:rPr>
        <w:t>js</w:t>
      </w:r>
      <w:proofErr w:type="spellEnd"/>
      <w:r w:rsidRPr="003948B5">
        <w:rPr>
          <w:lang w:val="en-IN"/>
        </w:rPr>
        <w:t>/script.js' %}"&gt;&lt;/script&gt;</w:t>
      </w:r>
    </w:p>
    <w:p w14:paraId="3A36CE64" w14:textId="77777777" w:rsidR="003948B5" w:rsidRPr="003948B5" w:rsidRDefault="003948B5" w:rsidP="003948B5">
      <w:pPr>
        <w:ind w:left="720"/>
        <w:rPr>
          <w:lang w:val="en-IN"/>
        </w:rPr>
      </w:pPr>
      <w:r w:rsidRPr="003948B5">
        <w:rPr>
          <w:lang w:val="en-IN"/>
        </w:rPr>
        <w:t>Advantages of external JS:</w:t>
      </w:r>
    </w:p>
    <w:p w14:paraId="6398A665" w14:textId="77777777" w:rsidR="003948B5" w:rsidRPr="003948B5" w:rsidRDefault="003948B5" w:rsidP="003948B5">
      <w:pPr>
        <w:numPr>
          <w:ilvl w:val="0"/>
          <w:numId w:val="8"/>
        </w:numPr>
        <w:tabs>
          <w:tab w:val="clear" w:pos="720"/>
          <w:tab w:val="num" w:pos="1080"/>
        </w:tabs>
        <w:ind w:left="1080"/>
        <w:rPr>
          <w:lang w:val="en-IN"/>
        </w:rPr>
      </w:pPr>
      <w:r w:rsidRPr="003948B5">
        <w:rPr>
          <w:lang w:val="en-IN"/>
        </w:rPr>
        <w:t xml:space="preserve">Code reuse </w:t>
      </w:r>
    </w:p>
    <w:p w14:paraId="72346940" w14:textId="77777777" w:rsidR="003948B5" w:rsidRPr="003948B5" w:rsidRDefault="003948B5" w:rsidP="003948B5">
      <w:pPr>
        <w:numPr>
          <w:ilvl w:val="0"/>
          <w:numId w:val="8"/>
        </w:numPr>
        <w:tabs>
          <w:tab w:val="clear" w:pos="720"/>
          <w:tab w:val="num" w:pos="1080"/>
        </w:tabs>
        <w:ind w:left="1080"/>
        <w:rPr>
          <w:lang w:val="en-IN"/>
        </w:rPr>
      </w:pPr>
      <w:r w:rsidRPr="003948B5">
        <w:rPr>
          <w:lang w:val="en-IN"/>
        </w:rPr>
        <w:t xml:space="preserve">Better project organization </w:t>
      </w:r>
    </w:p>
    <w:p w14:paraId="5FB6A00E" w14:textId="77777777" w:rsidR="003948B5" w:rsidRPr="003948B5" w:rsidRDefault="003948B5" w:rsidP="003948B5">
      <w:pPr>
        <w:numPr>
          <w:ilvl w:val="0"/>
          <w:numId w:val="8"/>
        </w:numPr>
        <w:tabs>
          <w:tab w:val="clear" w:pos="720"/>
          <w:tab w:val="num" w:pos="1080"/>
        </w:tabs>
        <w:ind w:left="1080"/>
        <w:rPr>
          <w:lang w:val="en-IN"/>
        </w:rPr>
      </w:pPr>
      <w:r w:rsidRPr="003948B5">
        <w:rPr>
          <w:lang w:val="en-IN"/>
        </w:rPr>
        <w:t>Faster loading due to browser caching</w:t>
      </w:r>
    </w:p>
    <w:p w14:paraId="18E9D4DF" w14:textId="1809341E" w:rsidR="00624211" w:rsidRPr="00624211" w:rsidRDefault="00624211" w:rsidP="00624211">
      <w:pPr>
        <w:rPr>
          <w:b/>
          <w:bCs/>
          <w:lang w:val="en-IN"/>
        </w:rPr>
      </w:pPr>
      <w:r>
        <w:rPr>
          <w:b/>
          <w:bCs/>
          <w:lang w:val="en-IN"/>
        </w:rPr>
        <w:t>8</w:t>
      </w:r>
      <w:r w:rsidRPr="00624211">
        <w:rPr>
          <w:b/>
          <w:bCs/>
          <w:lang w:val="en-IN"/>
        </w:rPr>
        <w:t>. Overview of Django: Web Development Framework</w:t>
      </w:r>
    </w:p>
    <w:p w14:paraId="5D981BF8" w14:textId="643E9E50" w:rsidR="00624211" w:rsidRPr="00624211" w:rsidRDefault="00624211" w:rsidP="00624211">
      <w:pPr>
        <w:ind w:left="360"/>
        <w:rPr>
          <w:lang w:val="en-IN"/>
        </w:rPr>
      </w:pPr>
      <w:r>
        <w:rPr>
          <w:lang w:val="en-IN"/>
        </w:rPr>
        <w:t xml:space="preserve">Ans. </w:t>
      </w:r>
      <w:r w:rsidRPr="00624211">
        <w:rPr>
          <w:lang w:val="en-IN"/>
        </w:rPr>
        <w:t xml:space="preserve">Django is a </w:t>
      </w:r>
      <w:r w:rsidRPr="00624211">
        <w:rPr>
          <w:b/>
          <w:bCs/>
          <w:lang w:val="en-IN"/>
        </w:rPr>
        <w:t>high-level Python web development framework</w:t>
      </w:r>
      <w:r w:rsidRPr="00624211">
        <w:rPr>
          <w:lang w:val="en-IN"/>
        </w:rPr>
        <w:t xml:space="preserve"> used to build secure, scalable, and maintainable web applications quickly.</w:t>
      </w:r>
    </w:p>
    <w:p w14:paraId="2F75D256" w14:textId="77777777" w:rsidR="00624211" w:rsidRPr="00624211" w:rsidRDefault="00624211" w:rsidP="00624211">
      <w:pPr>
        <w:ind w:left="360"/>
        <w:rPr>
          <w:lang w:val="en-IN"/>
        </w:rPr>
      </w:pPr>
      <w:r w:rsidRPr="00624211">
        <w:rPr>
          <w:lang w:val="en-IN"/>
        </w:rPr>
        <w:t xml:space="preserve">It follows the </w:t>
      </w:r>
      <w:r w:rsidRPr="00624211">
        <w:rPr>
          <w:b/>
          <w:bCs/>
          <w:lang w:val="en-IN"/>
        </w:rPr>
        <w:t>MVT (Model–View–Template) architecture</w:t>
      </w:r>
      <w:r w:rsidRPr="00624211">
        <w:rPr>
          <w:lang w:val="en-IN"/>
        </w:rPr>
        <w:t xml:space="preserve"> and provides many built-in tools that simplify web development.</w:t>
      </w:r>
    </w:p>
    <w:p w14:paraId="5612ED88" w14:textId="77777777" w:rsidR="00624211" w:rsidRPr="00624211" w:rsidRDefault="00624211" w:rsidP="00624211">
      <w:pPr>
        <w:ind w:left="360"/>
        <w:rPr>
          <w:b/>
          <w:bCs/>
          <w:lang w:val="en-IN"/>
        </w:rPr>
      </w:pPr>
      <w:r w:rsidRPr="00624211">
        <w:rPr>
          <w:b/>
          <w:bCs/>
          <w:lang w:val="en-IN"/>
        </w:rPr>
        <w:t>Key Features of Django</w:t>
      </w:r>
    </w:p>
    <w:p w14:paraId="2F2F4E67" w14:textId="77777777" w:rsidR="00624211" w:rsidRPr="00624211" w:rsidRDefault="00624211" w:rsidP="00624211">
      <w:pPr>
        <w:numPr>
          <w:ilvl w:val="0"/>
          <w:numId w:val="9"/>
        </w:numPr>
        <w:rPr>
          <w:lang w:val="en-IN"/>
        </w:rPr>
      </w:pPr>
      <w:r w:rsidRPr="00624211">
        <w:rPr>
          <w:lang w:val="en-IN"/>
        </w:rPr>
        <w:t xml:space="preserve">Built using </w:t>
      </w:r>
      <w:r w:rsidRPr="00624211">
        <w:rPr>
          <w:b/>
          <w:bCs/>
          <w:lang w:val="en-IN"/>
        </w:rPr>
        <w:t>Python</w:t>
      </w:r>
      <w:r w:rsidRPr="00624211">
        <w:rPr>
          <w:lang w:val="en-IN"/>
        </w:rPr>
        <w:t xml:space="preserve"> </w:t>
      </w:r>
    </w:p>
    <w:p w14:paraId="44DF90A5" w14:textId="77777777" w:rsidR="00624211" w:rsidRPr="00624211" w:rsidRDefault="00624211" w:rsidP="00624211">
      <w:pPr>
        <w:numPr>
          <w:ilvl w:val="0"/>
          <w:numId w:val="9"/>
        </w:numPr>
        <w:rPr>
          <w:lang w:val="en-IN"/>
        </w:rPr>
      </w:pPr>
      <w:r w:rsidRPr="00624211">
        <w:rPr>
          <w:lang w:val="en-IN"/>
        </w:rPr>
        <w:t xml:space="preserve">Follows </w:t>
      </w:r>
      <w:r w:rsidRPr="00624211">
        <w:rPr>
          <w:b/>
          <w:bCs/>
          <w:lang w:val="en-IN"/>
        </w:rPr>
        <w:t>DRY (Don't Repeat Yourself)</w:t>
      </w:r>
      <w:r w:rsidRPr="00624211">
        <w:rPr>
          <w:lang w:val="en-IN"/>
        </w:rPr>
        <w:t xml:space="preserve"> principle </w:t>
      </w:r>
    </w:p>
    <w:p w14:paraId="4FBCF1DE" w14:textId="77777777" w:rsidR="00624211" w:rsidRPr="00624211" w:rsidRDefault="00624211" w:rsidP="00624211">
      <w:pPr>
        <w:numPr>
          <w:ilvl w:val="0"/>
          <w:numId w:val="9"/>
        </w:numPr>
        <w:rPr>
          <w:lang w:val="en-IN"/>
        </w:rPr>
      </w:pPr>
      <w:r w:rsidRPr="00624211">
        <w:rPr>
          <w:lang w:val="en-IN"/>
        </w:rPr>
        <w:t xml:space="preserve">Includes built-in </w:t>
      </w:r>
      <w:r w:rsidRPr="00624211">
        <w:rPr>
          <w:b/>
          <w:bCs/>
          <w:lang w:val="en-IN"/>
        </w:rPr>
        <w:t>admin panel</w:t>
      </w:r>
      <w:r w:rsidRPr="00624211">
        <w:rPr>
          <w:lang w:val="en-IN"/>
        </w:rPr>
        <w:t xml:space="preserve"> </w:t>
      </w:r>
    </w:p>
    <w:p w14:paraId="1E97A904" w14:textId="77777777" w:rsidR="00624211" w:rsidRPr="00624211" w:rsidRDefault="00624211" w:rsidP="00624211">
      <w:pPr>
        <w:numPr>
          <w:ilvl w:val="0"/>
          <w:numId w:val="9"/>
        </w:numPr>
        <w:rPr>
          <w:lang w:val="en-IN"/>
        </w:rPr>
      </w:pPr>
      <w:r w:rsidRPr="00624211">
        <w:rPr>
          <w:lang w:val="en-IN"/>
        </w:rPr>
        <w:t xml:space="preserve">Provides </w:t>
      </w:r>
      <w:r w:rsidRPr="00624211">
        <w:rPr>
          <w:b/>
          <w:bCs/>
          <w:lang w:val="en-IN"/>
        </w:rPr>
        <w:t>ORM (Object Relational Mapping)</w:t>
      </w:r>
      <w:r w:rsidRPr="00624211">
        <w:rPr>
          <w:lang w:val="en-IN"/>
        </w:rPr>
        <w:t xml:space="preserve"> for database operations </w:t>
      </w:r>
    </w:p>
    <w:p w14:paraId="3B3BD05A" w14:textId="77777777" w:rsidR="00624211" w:rsidRPr="00624211" w:rsidRDefault="00624211" w:rsidP="00624211">
      <w:pPr>
        <w:numPr>
          <w:ilvl w:val="0"/>
          <w:numId w:val="9"/>
        </w:numPr>
        <w:rPr>
          <w:lang w:val="en-IN"/>
        </w:rPr>
      </w:pPr>
      <w:r w:rsidRPr="00624211">
        <w:rPr>
          <w:lang w:val="en-IN"/>
        </w:rPr>
        <w:t xml:space="preserve">Supports rapid development </w:t>
      </w:r>
    </w:p>
    <w:p w14:paraId="00B4D4A1" w14:textId="77777777" w:rsidR="00624211" w:rsidRPr="00624211" w:rsidRDefault="00624211" w:rsidP="00624211">
      <w:pPr>
        <w:ind w:left="360"/>
        <w:rPr>
          <w:b/>
          <w:bCs/>
          <w:lang w:val="en-IN"/>
        </w:rPr>
      </w:pPr>
      <w:r w:rsidRPr="00624211">
        <w:rPr>
          <w:b/>
          <w:bCs/>
          <w:lang w:val="en-IN"/>
        </w:rPr>
        <w:t>MVT Architecture</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Change w:id="0" w:author="saniya panjwani" w:date="2026-05-14T18:01:00Z" w16du:dateUtc="2026-05-14T12:31: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1507"/>
        <w:gridCol w:w="3713"/>
        <w:tblGridChange w:id="1">
          <w:tblGrid>
            <w:gridCol w:w="1507"/>
            <w:gridCol w:w="3713"/>
          </w:tblGrid>
        </w:tblGridChange>
      </w:tblGrid>
      <w:tr w:rsidR="00624211" w:rsidRPr="00624211" w14:paraId="087CEF52" w14:textId="77777777" w:rsidTr="000F115D">
        <w:trPr>
          <w:tblHeader/>
          <w:tblCellSpacing w:w="15" w:type="dxa"/>
          <w:trPrChange w:id="2" w:author="saniya panjwani" w:date="2026-05-14T18:01:00Z" w16du:dateUtc="2026-05-14T12:31:00Z">
            <w:trPr>
              <w:tblHeader/>
              <w:tblCellSpacing w:w="15" w:type="dxa"/>
            </w:trPr>
          </w:trPrChange>
        </w:trPr>
        <w:tc>
          <w:tcPr>
            <w:tcW w:w="0" w:type="auto"/>
            <w:vAlign w:val="center"/>
            <w:hideMark/>
            <w:tcPrChange w:id="3" w:author="saniya panjwani" w:date="2026-05-14T18:01:00Z" w16du:dateUtc="2026-05-14T12:31:00Z">
              <w:tcPr>
                <w:tcW w:w="0" w:type="auto"/>
                <w:vAlign w:val="center"/>
                <w:hideMark/>
              </w:tcPr>
            </w:tcPrChange>
          </w:tcPr>
          <w:p w14:paraId="344DE65A" w14:textId="77777777" w:rsidR="00624211" w:rsidRPr="00624211" w:rsidRDefault="00624211" w:rsidP="000F115D">
            <w:pPr>
              <w:ind w:left="360"/>
              <w:rPr>
                <w:b/>
                <w:bCs/>
                <w:lang w:val="en-IN"/>
              </w:rPr>
              <w:pPrChange w:id="4" w:author="saniya panjwani" w:date="2026-05-14T18:01:00Z" w16du:dateUtc="2026-05-14T12:31:00Z">
                <w:pPr>
                  <w:ind w:left="360"/>
                </w:pPr>
              </w:pPrChange>
            </w:pPr>
            <w:r w:rsidRPr="00624211">
              <w:rPr>
                <w:b/>
                <w:bCs/>
                <w:lang w:val="en-IN"/>
              </w:rPr>
              <w:t>Component</w:t>
            </w:r>
          </w:p>
        </w:tc>
        <w:tc>
          <w:tcPr>
            <w:tcW w:w="0" w:type="auto"/>
            <w:vAlign w:val="center"/>
            <w:hideMark/>
            <w:tcPrChange w:id="5" w:author="saniya panjwani" w:date="2026-05-14T18:01:00Z" w16du:dateUtc="2026-05-14T12:31:00Z">
              <w:tcPr>
                <w:tcW w:w="0" w:type="auto"/>
                <w:vAlign w:val="center"/>
                <w:hideMark/>
              </w:tcPr>
            </w:tcPrChange>
          </w:tcPr>
          <w:p w14:paraId="2B8AD793" w14:textId="77777777" w:rsidR="00624211" w:rsidRPr="00624211" w:rsidRDefault="00624211" w:rsidP="000F115D">
            <w:pPr>
              <w:ind w:left="360"/>
              <w:rPr>
                <w:b/>
                <w:bCs/>
                <w:lang w:val="en-IN"/>
              </w:rPr>
              <w:pPrChange w:id="6" w:author="saniya panjwani" w:date="2026-05-14T18:01:00Z" w16du:dateUtc="2026-05-14T12:31:00Z">
                <w:pPr>
                  <w:ind w:left="360"/>
                </w:pPr>
              </w:pPrChange>
            </w:pPr>
            <w:r w:rsidRPr="00624211">
              <w:rPr>
                <w:b/>
                <w:bCs/>
                <w:lang w:val="en-IN"/>
              </w:rPr>
              <w:t>Description</w:t>
            </w:r>
          </w:p>
        </w:tc>
      </w:tr>
      <w:tr w:rsidR="00624211" w:rsidRPr="00624211" w14:paraId="7BDC8DDE" w14:textId="77777777" w:rsidTr="000F115D">
        <w:trPr>
          <w:tblCellSpacing w:w="15" w:type="dxa"/>
          <w:trPrChange w:id="7" w:author="saniya panjwani" w:date="2026-05-14T18:01:00Z" w16du:dateUtc="2026-05-14T12:31:00Z">
            <w:trPr>
              <w:tblCellSpacing w:w="15" w:type="dxa"/>
            </w:trPr>
          </w:trPrChange>
        </w:trPr>
        <w:tc>
          <w:tcPr>
            <w:tcW w:w="0" w:type="auto"/>
            <w:vAlign w:val="center"/>
            <w:hideMark/>
            <w:tcPrChange w:id="8" w:author="saniya panjwani" w:date="2026-05-14T18:01:00Z" w16du:dateUtc="2026-05-14T12:31:00Z">
              <w:tcPr>
                <w:tcW w:w="0" w:type="auto"/>
                <w:vAlign w:val="center"/>
                <w:hideMark/>
              </w:tcPr>
            </w:tcPrChange>
          </w:tcPr>
          <w:p w14:paraId="3BF5CE81" w14:textId="77777777" w:rsidR="00624211" w:rsidRPr="00624211" w:rsidRDefault="00624211" w:rsidP="000F115D">
            <w:pPr>
              <w:ind w:left="360"/>
              <w:rPr>
                <w:lang w:val="en-IN"/>
              </w:rPr>
              <w:pPrChange w:id="9" w:author="saniya panjwani" w:date="2026-05-14T18:01:00Z" w16du:dateUtc="2026-05-14T12:31:00Z">
                <w:pPr>
                  <w:ind w:left="360"/>
                </w:pPr>
              </w:pPrChange>
            </w:pPr>
            <w:r w:rsidRPr="00624211">
              <w:rPr>
                <w:lang w:val="en-IN"/>
              </w:rPr>
              <w:t>Model</w:t>
            </w:r>
          </w:p>
        </w:tc>
        <w:tc>
          <w:tcPr>
            <w:tcW w:w="0" w:type="auto"/>
            <w:vAlign w:val="center"/>
            <w:hideMark/>
            <w:tcPrChange w:id="10" w:author="saniya panjwani" w:date="2026-05-14T18:01:00Z" w16du:dateUtc="2026-05-14T12:31:00Z">
              <w:tcPr>
                <w:tcW w:w="0" w:type="auto"/>
                <w:vAlign w:val="center"/>
                <w:hideMark/>
              </w:tcPr>
            </w:tcPrChange>
          </w:tcPr>
          <w:p w14:paraId="6000056A" w14:textId="77777777" w:rsidR="00624211" w:rsidRPr="00624211" w:rsidRDefault="00624211" w:rsidP="000F115D">
            <w:pPr>
              <w:ind w:left="360"/>
              <w:rPr>
                <w:lang w:val="en-IN"/>
              </w:rPr>
              <w:pPrChange w:id="11" w:author="saniya panjwani" w:date="2026-05-14T18:01:00Z" w16du:dateUtc="2026-05-14T12:31:00Z">
                <w:pPr>
                  <w:ind w:left="360"/>
                </w:pPr>
              </w:pPrChange>
            </w:pPr>
            <w:r w:rsidRPr="00624211">
              <w:rPr>
                <w:lang w:val="en-IN"/>
              </w:rPr>
              <w:t>Handles database structure and data</w:t>
            </w:r>
          </w:p>
        </w:tc>
      </w:tr>
      <w:tr w:rsidR="00624211" w:rsidRPr="00624211" w14:paraId="535D97A1" w14:textId="77777777" w:rsidTr="000F115D">
        <w:trPr>
          <w:tblCellSpacing w:w="15" w:type="dxa"/>
          <w:trPrChange w:id="12" w:author="saniya panjwani" w:date="2026-05-14T18:01:00Z" w16du:dateUtc="2026-05-14T12:31:00Z">
            <w:trPr>
              <w:tblCellSpacing w:w="15" w:type="dxa"/>
            </w:trPr>
          </w:trPrChange>
        </w:trPr>
        <w:tc>
          <w:tcPr>
            <w:tcW w:w="0" w:type="auto"/>
            <w:vAlign w:val="center"/>
            <w:hideMark/>
            <w:tcPrChange w:id="13" w:author="saniya panjwani" w:date="2026-05-14T18:01:00Z" w16du:dateUtc="2026-05-14T12:31:00Z">
              <w:tcPr>
                <w:tcW w:w="0" w:type="auto"/>
                <w:vAlign w:val="center"/>
                <w:hideMark/>
              </w:tcPr>
            </w:tcPrChange>
          </w:tcPr>
          <w:p w14:paraId="573B8019" w14:textId="77777777" w:rsidR="00624211" w:rsidRPr="00624211" w:rsidRDefault="00624211" w:rsidP="000F115D">
            <w:pPr>
              <w:ind w:left="360"/>
              <w:rPr>
                <w:lang w:val="en-IN"/>
              </w:rPr>
              <w:pPrChange w:id="14" w:author="saniya panjwani" w:date="2026-05-14T18:01:00Z" w16du:dateUtc="2026-05-14T12:31:00Z">
                <w:pPr>
                  <w:ind w:left="360"/>
                </w:pPr>
              </w:pPrChange>
            </w:pPr>
            <w:r w:rsidRPr="00624211">
              <w:rPr>
                <w:lang w:val="en-IN"/>
              </w:rPr>
              <w:t>View</w:t>
            </w:r>
          </w:p>
        </w:tc>
        <w:tc>
          <w:tcPr>
            <w:tcW w:w="0" w:type="auto"/>
            <w:vAlign w:val="center"/>
            <w:hideMark/>
            <w:tcPrChange w:id="15" w:author="saniya panjwani" w:date="2026-05-14T18:01:00Z" w16du:dateUtc="2026-05-14T12:31:00Z">
              <w:tcPr>
                <w:tcW w:w="0" w:type="auto"/>
                <w:vAlign w:val="center"/>
                <w:hideMark/>
              </w:tcPr>
            </w:tcPrChange>
          </w:tcPr>
          <w:p w14:paraId="20AE2211" w14:textId="77777777" w:rsidR="00624211" w:rsidRPr="00624211" w:rsidRDefault="00624211" w:rsidP="000F115D">
            <w:pPr>
              <w:ind w:left="360"/>
              <w:rPr>
                <w:lang w:val="en-IN"/>
              </w:rPr>
              <w:pPrChange w:id="16" w:author="saniya panjwani" w:date="2026-05-14T18:01:00Z" w16du:dateUtc="2026-05-14T12:31:00Z">
                <w:pPr>
                  <w:ind w:left="360"/>
                </w:pPr>
              </w:pPrChange>
            </w:pPr>
            <w:r w:rsidRPr="00624211">
              <w:rPr>
                <w:lang w:val="en-IN"/>
              </w:rPr>
              <w:t>Contains business logic</w:t>
            </w:r>
          </w:p>
        </w:tc>
      </w:tr>
      <w:tr w:rsidR="00624211" w:rsidRPr="00624211" w14:paraId="36A43E63" w14:textId="77777777" w:rsidTr="000F115D">
        <w:trPr>
          <w:tblCellSpacing w:w="15" w:type="dxa"/>
          <w:trPrChange w:id="17" w:author="saniya panjwani" w:date="2026-05-14T18:01:00Z" w16du:dateUtc="2026-05-14T12:31:00Z">
            <w:trPr>
              <w:tblCellSpacing w:w="15" w:type="dxa"/>
            </w:trPr>
          </w:trPrChange>
        </w:trPr>
        <w:tc>
          <w:tcPr>
            <w:tcW w:w="0" w:type="auto"/>
            <w:vAlign w:val="center"/>
            <w:hideMark/>
            <w:tcPrChange w:id="18" w:author="saniya panjwani" w:date="2026-05-14T18:01:00Z" w16du:dateUtc="2026-05-14T12:31:00Z">
              <w:tcPr>
                <w:tcW w:w="0" w:type="auto"/>
                <w:vAlign w:val="center"/>
                <w:hideMark/>
              </w:tcPr>
            </w:tcPrChange>
          </w:tcPr>
          <w:p w14:paraId="488ED0D5" w14:textId="77777777" w:rsidR="00624211" w:rsidRPr="00624211" w:rsidRDefault="00624211" w:rsidP="000F115D">
            <w:pPr>
              <w:ind w:left="360"/>
              <w:rPr>
                <w:lang w:val="en-IN"/>
              </w:rPr>
              <w:pPrChange w:id="19" w:author="saniya panjwani" w:date="2026-05-14T18:01:00Z" w16du:dateUtc="2026-05-14T12:31:00Z">
                <w:pPr>
                  <w:ind w:left="360"/>
                </w:pPr>
              </w:pPrChange>
            </w:pPr>
            <w:r w:rsidRPr="00624211">
              <w:rPr>
                <w:lang w:val="en-IN"/>
              </w:rPr>
              <w:t>Template</w:t>
            </w:r>
          </w:p>
        </w:tc>
        <w:tc>
          <w:tcPr>
            <w:tcW w:w="0" w:type="auto"/>
            <w:vAlign w:val="center"/>
            <w:hideMark/>
            <w:tcPrChange w:id="20" w:author="saniya panjwani" w:date="2026-05-14T18:01:00Z" w16du:dateUtc="2026-05-14T12:31:00Z">
              <w:tcPr>
                <w:tcW w:w="0" w:type="auto"/>
                <w:vAlign w:val="center"/>
                <w:hideMark/>
              </w:tcPr>
            </w:tcPrChange>
          </w:tcPr>
          <w:p w14:paraId="29EE50F3" w14:textId="77777777" w:rsidR="00624211" w:rsidRPr="00624211" w:rsidRDefault="00624211" w:rsidP="000F115D">
            <w:pPr>
              <w:ind w:left="360"/>
              <w:rPr>
                <w:lang w:val="en-IN"/>
              </w:rPr>
              <w:pPrChange w:id="21" w:author="saniya panjwani" w:date="2026-05-14T18:01:00Z" w16du:dateUtc="2026-05-14T12:31:00Z">
                <w:pPr>
                  <w:ind w:left="360"/>
                </w:pPr>
              </w:pPrChange>
            </w:pPr>
            <w:r w:rsidRPr="00624211">
              <w:rPr>
                <w:lang w:val="en-IN"/>
              </w:rPr>
              <w:t>Handles user interface (HTML pages)</w:t>
            </w:r>
          </w:p>
        </w:tc>
      </w:tr>
    </w:tbl>
    <w:p w14:paraId="02EDC83D" w14:textId="77777777" w:rsidR="000F115D" w:rsidRDefault="000F115D" w:rsidP="00624211">
      <w:pPr>
        <w:rPr>
          <w:ins w:id="22" w:author="saniya panjwani" w:date="2026-05-14T18:01:00Z" w16du:dateUtc="2026-05-14T12:31:00Z"/>
          <w:b/>
          <w:bCs/>
          <w:lang w:val="en-IN"/>
        </w:rPr>
      </w:pPr>
    </w:p>
    <w:p w14:paraId="4318CDB7" w14:textId="77777777" w:rsidR="000F115D" w:rsidRPr="000F115D" w:rsidRDefault="000F115D" w:rsidP="000F115D">
      <w:pPr>
        <w:rPr>
          <w:ins w:id="23" w:author="saniya panjwani" w:date="2026-05-14T18:01:00Z" w16du:dateUtc="2026-05-14T12:31:00Z"/>
          <w:lang w:val="en-IN"/>
        </w:rPr>
      </w:pPr>
    </w:p>
    <w:p w14:paraId="62F94995" w14:textId="77777777" w:rsidR="000F115D" w:rsidRDefault="000F115D" w:rsidP="00624211">
      <w:pPr>
        <w:rPr>
          <w:ins w:id="24" w:author="saniya panjwani" w:date="2026-05-14T18:01:00Z" w16du:dateUtc="2026-05-14T12:31:00Z"/>
          <w:b/>
          <w:bCs/>
          <w:lang w:val="en-IN"/>
        </w:rPr>
      </w:pPr>
    </w:p>
    <w:p w14:paraId="689416C3" w14:textId="15A6D1F8" w:rsidR="000F115D" w:rsidRDefault="000F115D" w:rsidP="00624211">
      <w:pPr>
        <w:rPr>
          <w:ins w:id="25" w:author="saniya panjwani" w:date="2026-05-14T18:01:00Z" w16du:dateUtc="2026-05-14T12:31:00Z"/>
          <w:b/>
          <w:bCs/>
          <w:lang w:val="en-IN"/>
        </w:rPr>
      </w:pPr>
      <w:ins w:id="26" w:author="saniya panjwani" w:date="2026-05-14T18:01:00Z" w16du:dateUtc="2026-05-14T12:31:00Z">
        <w:r>
          <w:rPr>
            <w:b/>
            <w:bCs/>
            <w:lang w:val="en-IN"/>
          </w:rPr>
          <w:br w:type="textWrapping" w:clear="all"/>
        </w:r>
        <w:r w:rsidR="00000000">
          <w:rPr>
            <w:lang w:val="en-IN"/>
          </w:rPr>
          <w:pict w14:anchorId="143A24EA">
            <v:rect id="_x0000_i1025" style="width:0;height:1.5pt" o:hralign="center" o:hrstd="t" o:hr="t" fillcolor="#a0a0a0" stroked="f"/>
          </w:pict>
        </w:r>
      </w:ins>
    </w:p>
    <w:p w14:paraId="569AD8CE" w14:textId="1088BBAA" w:rsidR="00624211" w:rsidRPr="00624211" w:rsidRDefault="00624211" w:rsidP="00624211">
      <w:pPr>
        <w:rPr>
          <w:b/>
          <w:bCs/>
          <w:lang w:val="en-IN"/>
        </w:rPr>
      </w:pPr>
      <w:r>
        <w:rPr>
          <w:b/>
          <w:bCs/>
          <w:lang w:val="en-IN"/>
        </w:rPr>
        <w:lastRenderedPageBreak/>
        <w:t>9.</w:t>
      </w:r>
      <w:r w:rsidRPr="00624211">
        <w:rPr>
          <w:b/>
          <w:bCs/>
          <w:lang w:val="en-IN"/>
        </w:rPr>
        <w:t xml:space="preserve"> Advantages of Django</w:t>
      </w:r>
    </w:p>
    <w:p w14:paraId="0D7C2969" w14:textId="01C41C56" w:rsidR="00624211" w:rsidRPr="00624211" w:rsidRDefault="00624211" w:rsidP="00624211">
      <w:pPr>
        <w:ind w:left="360"/>
        <w:rPr>
          <w:lang w:val="en-IN"/>
        </w:rPr>
      </w:pPr>
      <w:r>
        <w:rPr>
          <w:lang w:val="en-IN"/>
        </w:rPr>
        <w:t xml:space="preserve">Ans. </w:t>
      </w:r>
      <w:r w:rsidRPr="00624211">
        <w:rPr>
          <w:lang w:val="en-IN"/>
        </w:rPr>
        <w:t>Django is widely used because it offers many advantages.</w:t>
      </w:r>
    </w:p>
    <w:p w14:paraId="6F4D5B10" w14:textId="77777777" w:rsidR="00624211" w:rsidRPr="00624211" w:rsidRDefault="00624211" w:rsidP="00624211">
      <w:pPr>
        <w:ind w:left="720"/>
        <w:rPr>
          <w:b/>
          <w:bCs/>
          <w:lang w:val="en-IN"/>
        </w:rPr>
      </w:pPr>
      <w:r w:rsidRPr="00624211">
        <w:rPr>
          <w:b/>
          <w:bCs/>
          <w:lang w:val="en-IN"/>
        </w:rPr>
        <w:t>1. Scalability</w:t>
      </w:r>
    </w:p>
    <w:p w14:paraId="05AB5E51" w14:textId="77777777" w:rsidR="00624211" w:rsidRPr="00624211" w:rsidRDefault="00624211" w:rsidP="00624211">
      <w:pPr>
        <w:ind w:left="720"/>
        <w:rPr>
          <w:lang w:val="en-IN"/>
        </w:rPr>
      </w:pPr>
      <w:r w:rsidRPr="00624211">
        <w:rPr>
          <w:lang w:val="en-IN"/>
        </w:rPr>
        <w:t xml:space="preserve">Django can handle </w:t>
      </w:r>
      <w:r w:rsidRPr="00624211">
        <w:rPr>
          <w:b/>
          <w:bCs/>
          <w:lang w:val="en-IN"/>
        </w:rPr>
        <w:t>high traffic applications</w:t>
      </w:r>
      <w:r w:rsidRPr="00624211">
        <w:rPr>
          <w:lang w:val="en-IN"/>
        </w:rPr>
        <w:t>. Large platforms like Instagram use Django.</w:t>
      </w:r>
    </w:p>
    <w:p w14:paraId="1A4DF350" w14:textId="77777777" w:rsidR="00624211" w:rsidRPr="00624211" w:rsidRDefault="00624211" w:rsidP="00624211">
      <w:pPr>
        <w:ind w:left="720"/>
        <w:rPr>
          <w:b/>
          <w:bCs/>
          <w:lang w:val="en-IN"/>
        </w:rPr>
      </w:pPr>
      <w:r w:rsidRPr="00624211">
        <w:rPr>
          <w:b/>
          <w:bCs/>
          <w:lang w:val="en-IN"/>
        </w:rPr>
        <w:t>2. Security</w:t>
      </w:r>
    </w:p>
    <w:p w14:paraId="3B7C0C25" w14:textId="77777777" w:rsidR="00624211" w:rsidRPr="00624211" w:rsidRDefault="00624211" w:rsidP="00624211">
      <w:pPr>
        <w:ind w:left="720"/>
        <w:rPr>
          <w:lang w:val="en-IN"/>
        </w:rPr>
      </w:pPr>
      <w:r w:rsidRPr="00624211">
        <w:rPr>
          <w:lang w:val="en-IN"/>
        </w:rPr>
        <w:t>Django provides built-in protection against common attacks such as:</w:t>
      </w:r>
    </w:p>
    <w:p w14:paraId="20EAB73E" w14:textId="77777777" w:rsidR="00624211" w:rsidRPr="00624211" w:rsidRDefault="00624211" w:rsidP="00624211">
      <w:pPr>
        <w:numPr>
          <w:ilvl w:val="0"/>
          <w:numId w:val="11"/>
        </w:numPr>
        <w:tabs>
          <w:tab w:val="clear" w:pos="720"/>
          <w:tab w:val="num" w:pos="1080"/>
        </w:tabs>
        <w:ind w:left="1080"/>
        <w:rPr>
          <w:lang w:val="en-IN"/>
        </w:rPr>
      </w:pPr>
      <w:r w:rsidRPr="00624211">
        <w:rPr>
          <w:lang w:val="en-IN"/>
        </w:rPr>
        <w:t xml:space="preserve">SQL Injection </w:t>
      </w:r>
    </w:p>
    <w:p w14:paraId="67848A28" w14:textId="77777777" w:rsidR="00624211" w:rsidRPr="00624211" w:rsidRDefault="00624211" w:rsidP="00624211">
      <w:pPr>
        <w:numPr>
          <w:ilvl w:val="0"/>
          <w:numId w:val="11"/>
        </w:numPr>
        <w:tabs>
          <w:tab w:val="clear" w:pos="720"/>
          <w:tab w:val="num" w:pos="1080"/>
        </w:tabs>
        <w:ind w:left="1080"/>
        <w:rPr>
          <w:lang w:val="en-IN"/>
        </w:rPr>
      </w:pPr>
      <w:r w:rsidRPr="00624211">
        <w:rPr>
          <w:lang w:val="en-IN"/>
        </w:rPr>
        <w:t xml:space="preserve">Cross-Site Scripting (XSS) </w:t>
      </w:r>
    </w:p>
    <w:p w14:paraId="62B5090E" w14:textId="77777777" w:rsidR="00624211" w:rsidRPr="00624211" w:rsidRDefault="00624211" w:rsidP="00624211">
      <w:pPr>
        <w:numPr>
          <w:ilvl w:val="0"/>
          <w:numId w:val="11"/>
        </w:numPr>
        <w:tabs>
          <w:tab w:val="clear" w:pos="720"/>
          <w:tab w:val="num" w:pos="1080"/>
        </w:tabs>
        <w:ind w:left="1080"/>
        <w:rPr>
          <w:lang w:val="en-IN"/>
        </w:rPr>
      </w:pPr>
      <w:r w:rsidRPr="00624211">
        <w:rPr>
          <w:lang w:val="en-IN"/>
        </w:rPr>
        <w:t xml:space="preserve">Cross-Site Request Forgery (CSRF) </w:t>
      </w:r>
    </w:p>
    <w:p w14:paraId="562946D6" w14:textId="77777777" w:rsidR="00624211" w:rsidRPr="00624211" w:rsidRDefault="00624211" w:rsidP="00624211">
      <w:pPr>
        <w:ind w:left="720"/>
        <w:rPr>
          <w:b/>
          <w:bCs/>
          <w:lang w:val="en-IN"/>
        </w:rPr>
      </w:pPr>
      <w:r w:rsidRPr="00624211">
        <w:rPr>
          <w:b/>
          <w:bCs/>
          <w:lang w:val="en-IN"/>
        </w:rPr>
        <w:t>3. Rapid Development</w:t>
      </w:r>
    </w:p>
    <w:p w14:paraId="088F570A" w14:textId="77777777" w:rsidR="00624211" w:rsidRPr="00624211" w:rsidRDefault="00624211" w:rsidP="00624211">
      <w:pPr>
        <w:ind w:left="720"/>
        <w:rPr>
          <w:lang w:val="en-IN"/>
        </w:rPr>
      </w:pPr>
      <w:r w:rsidRPr="00624211">
        <w:rPr>
          <w:lang w:val="en-IN"/>
        </w:rPr>
        <w:t xml:space="preserve">Django has many </w:t>
      </w:r>
      <w:r w:rsidRPr="00624211">
        <w:rPr>
          <w:b/>
          <w:bCs/>
          <w:lang w:val="en-IN"/>
        </w:rPr>
        <w:t>built-in features</w:t>
      </w:r>
      <w:r w:rsidRPr="00624211">
        <w:rPr>
          <w:lang w:val="en-IN"/>
        </w:rPr>
        <w:t>, so developers do not need to write everything from scratch.</w:t>
      </w:r>
    </w:p>
    <w:p w14:paraId="7E0ABF32" w14:textId="77777777" w:rsidR="00624211" w:rsidRPr="00624211" w:rsidRDefault="00624211" w:rsidP="00624211">
      <w:pPr>
        <w:ind w:left="720"/>
        <w:rPr>
          <w:b/>
          <w:bCs/>
          <w:lang w:val="en-IN"/>
        </w:rPr>
      </w:pPr>
      <w:r w:rsidRPr="00624211">
        <w:rPr>
          <w:b/>
          <w:bCs/>
          <w:lang w:val="en-IN"/>
        </w:rPr>
        <w:t>4. Built-in Admin Panel</w:t>
      </w:r>
    </w:p>
    <w:p w14:paraId="7D55D393" w14:textId="77777777" w:rsidR="00624211" w:rsidRPr="00624211" w:rsidRDefault="00624211" w:rsidP="00624211">
      <w:pPr>
        <w:ind w:left="720"/>
        <w:rPr>
          <w:lang w:val="en-IN"/>
        </w:rPr>
      </w:pPr>
      <w:r w:rsidRPr="00624211">
        <w:rPr>
          <w:lang w:val="en-IN"/>
        </w:rPr>
        <w:t xml:space="preserve">Django automatically creates an </w:t>
      </w:r>
      <w:r w:rsidRPr="00624211">
        <w:rPr>
          <w:b/>
          <w:bCs/>
          <w:lang w:val="en-IN"/>
        </w:rPr>
        <w:t>admin interface</w:t>
      </w:r>
      <w:r w:rsidRPr="00624211">
        <w:rPr>
          <w:lang w:val="en-IN"/>
        </w:rPr>
        <w:t xml:space="preserve"> to manage database records.</w:t>
      </w:r>
    </w:p>
    <w:p w14:paraId="60A2BCB1" w14:textId="77777777" w:rsidR="00624211" w:rsidRPr="00624211" w:rsidRDefault="00624211" w:rsidP="00624211">
      <w:pPr>
        <w:ind w:left="720"/>
        <w:rPr>
          <w:b/>
          <w:bCs/>
          <w:lang w:val="en-IN"/>
        </w:rPr>
      </w:pPr>
      <w:r w:rsidRPr="00624211">
        <w:rPr>
          <w:b/>
          <w:bCs/>
          <w:lang w:val="en-IN"/>
        </w:rPr>
        <w:t>5. Large Community Support</w:t>
      </w:r>
    </w:p>
    <w:p w14:paraId="6D06A704" w14:textId="77777777" w:rsidR="00624211" w:rsidRDefault="00624211" w:rsidP="00624211">
      <w:pPr>
        <w:ind w:left="720"/>
        <w:rPr>
          <w:lang w:val="en-IN"/>
        </w:rPr>
      </w:pPr>
      <w:r w:rsidRPr="00624211">
        <w:rPr>
          <w:lang w:val="en-IN"/>
        </w:rPr>
        <w:t>Django has a large community and extensive documentation.</w:t>
      </w:r>
    </w:p>
    <w:p w14:paraId="1A6AE9E2" w14:textId="6B1E942E" w:rsidR="000F115D" w:rsidRDefault="00000000" w:rsidP="00624211">
      <w:pPr>
        <w:ind w:left="720"/>
        <w:rPr>
          <w:ins w:id="27" w:author="saniya panjwani" w:date="2026-05-14T18:01:00Z" w16du:dateUtc="2026-05-14T12:31:00Z"/>
          <w:lang w:val="en-IN"/>
        </w:rPr>
      </w:pPr>
      <w:ins w:id="28" w:author="saniya panjwani" w:date="2026-05-14T18:01:00Z" w16du:dateUtc="2026-05-14T12:31:00Z">
        <w:r>
          <w:rPr>
            <w:lang w:val="en-IN"/>
          </w:rPr>
          <w:pict w14:anchorId="129B4E7C">
            <v:rect id="_x0000_i1026" style="width:0;height:1.5pt" o:hralign="center" o:hrstd="t" o:hr="t" fillcolor="#a0a0a0" stroked="f"/>
          </w:pict>
        </w:r>
      </w:ins>
    </w:p>
    <w:p w14:paraId="7E509406" w14:textId="01F6DE37" w:rsidR="00624211" w:rsidRPr="00624211" w:rsidRDefault="00624211" w:rsidP="00624211">
      <w:pPr>
        <w:rPr>
          <w:lang w:val="en-IN"/>
        </w:rPr>
      </w:pPr>
      <w:r>
        <w:rPr>
          <w:b/>
          <w:bCs/>
          <w:lang w:val="en-IN"/>
        </w:rPr>
        <w:t>10</w:t>
      </w:r>
      <w:r w:rsidRPr="00624211">
        <w:rPr>
          <w:b/>
          <w:bCs/>
          <w:lang w:val="en-IN"/>
        </w:rPr>
        <w:t>. Django vs Flask: Which to Choose and Why</w:t>
      </w:r>
    </w:p>
    <w:p w14:paraId="744BAEBA" w14:textId="10CB698F" w:rsidR="00624211" w:rsidRPr="00624211" w:rsidRDefault="00624211" w:rsidP="00624211">
      <w:pPr>
        <w:ind w:left="360"/>
        <w:rPr>
          <w:lang w:val="en-IN"/>
        </w:rPr>
      </w:pPr>
      <w:r>
        <w:rPr>
          <w:lang w:val="en-IN"/>
        </w:rPr>
        <w:t xml:space="preserve">Ans. </w:t>
      </w:r>
      <w:r w:rsidRPr="00624211">
        <w:rPr>
          <w:lang w:val="en-IN"/>
        </w:rPr>
        <w:t>Flask is another Python web framework but it is more lightweight compared to Django.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6"/>
        <w:gridCol w:w="3641"/>
        <w:gridCol w:w="2391"/>
      </w:tblGrid>
      <w:tr w:rsidR="00624211" w:rsidRPr="00624211" w14:paraId="22EB5C34" w14:textId="77777777">
        <w:trPr>
          <w:tblHeader/>
          <w:tblCellSpacing w:w="15" w:type="dxa"/>
        </w:trPr>
        <w:tc>
          <w:tcPr>
            <w:tcW w:w="0" w:type="auto"/>
            <w:vAlign w:val="center"/>
            <w:hideMark/>
          </w:tcPr>
          <w:p w14:paraId="167AFBDA" w14:textId="77777777" w:rsidR="00624211" w:rsidRPr="00624211" w:rsidRDefault="00624211" w:rsidP="00624211">
            <w:pPr>
              <w:ind w:left="360"/>
              <w:rPr>
                <w:b/>
                <w:bCs/>
                <w:lang w:val="en-IN"/>
              </w:rPr>
            </w:pPr>
            <w:r w:rsidRPr="00624211">
              <w:rPr>
                <w:b/>
                <w:bCs/>
                <w:lang w:val="en-IN"/>
              </w:rPr>
              <w:t>Feature</w:t>
            </w:r>
          </w:p>
        </w:tc>
        <w:tc>
          <w:tcPr>
            <w:tcW w:w="0" w:type="auto"/>
            <w:vAlign w:val="center"/>
            <w:hideMark/>
          </w:tcPr>
          <w:p w14:paraId="071C8B6D" w14:textId="77777777" w:rsidR="00624211" w:rsidRPr="00624211" w:rsidRDefault="00624211" w:rsidP="00624211">
            <w:pPr>
              <w:ind w:left="360"/>
              <w:rPr>
                <w:b/>
                <w:bCs/>
                <w:lang w:val="en-IN"/>
              </w:rPr>
            </w:pPr>
            <w:r w:rsidRPr="00624211">
              <w:rPr>
                <w:b/>
                <w:bCs/>
                <w:lang w:val="en-IN"/>
              </w:rPr>
              <w:t>Django</w:t>
            </w:r>
          </w:p>
        </w:tc>
        <w:tc>
          <w:tcPr>
            <w:tcW w:w="0" w:type="auto"/>
            <w:vAlign w:val="center"/>
            <w:hideMark/>
          </w:tcPr>
          <w:p w14:paraId="6D1D9509" w14:textId="77777777" w:rsidR="00624211" w:rsidRPr="00624211" w:rsidRDefault="00624211" w:rsidP="00624211">
            <w:pPr>
              <w:ind w:left="360"/>
              <w:rPr>
                <w:b/>
                <w:bCs/>
                <w:lang w:val="en-IN"/>
              </w:rPr>
            </w:pPr>
            <w:r w:rsidRPr="00624211">
              <w:rPr>
                <w:b/>
                <w:bCs/>
                <w:lang w:val="en-IN"/>
              </w:rPr>
              <w:t>Flask</w:t>
            </w:r>
          </w:p>
        </w:tc>
      </w:tr>
      <w:tr w:rsidR="00624211" w:rsidRPr="00624211" w14:paraId="51F2699C" w14:textId="77777777">
        <w:trPr>
          <w:tblCellSpacing w:w="15" w:type="dxa"/>
        </w:trPr>
        <w:tc>
          <w:tcPr>
            <w:tcW w:w="0" w:type="auto"/>
            <w:vAlign w:val="center"/>
            <w:hideMark/>
          </w:tcPr>
          <w:p w14:paraId="3A3CF9F4" w14:textId="77777777" w:rsidR="00624211" w:rsidRPr="00624211" w:rsidRDefault="00624211" w:rsidP="00624211">
            <w:pPr>
              <w:ind w:left="360"/>
              <w:rPr>
                <w:lang w:val="en-IN"/>
              </w:rPr>
            </w:pPr>
            <w:r w:rsidRPr="00624211">
              <w:rPr>
                <w:lang w:val="en-IN"/>
              </w:rPr>
              <w:t>Type</w:t>
            </w:r>
          </w:p>
        </w:tc>
        <w:tc>
          <w:tcPr>
            <w:tcW w:w="0" w:type="auto"/>
            <w:vAlign w:val="center"/>
            <w:hideMark/>
          </w:tcPr>
          <w:p w14:paraId="504DCEEB" w14:textId="77777777" w:rsidR="00624211" w:rsidRPr="00624211" w:rsidRDefault="00624211" w:rsidP="00624211">
            <w:pPr>
              <w:ind w:left="360"/>
              <w:rPr>
                <w:lang w:val="en-IN"/>
              </w:rPr>
            </w:pPr>
            <w:r w:rsidRPr="00624211">
              <w:rPr>
                <w:lang w:val="en-IN"/>
              </w:rPr>
              <w:t>Full-featured framework</w:t>
            </w:r>
          </w:p>
        </w:tc>
        <w:tc>
          <w:tcPr>
            <w:tcW w:w="0" w:type="auto"/>
            <w:vAlign w:val="center"/>
            <w:hideMark/>
          </w:tcPr>
          <w:p w14:paraId="5407FFF0" w14:textId="77777777" w:rsidR="00624211" w:rsidRPr="00624211" w:rsidRDefault="00624211" w:rsidP="00624211">
            <w:pPr>
              <w:ind w:left="360"/>
              <w:rPr>
                <w:lang w:val="en-IN"/>
              </w:rPr>
            </w:pPr>
            <w:r w:rsidRPr="00624211">
              <w:rPr>
                <w:lang w:val="en-IN"/>
              </w:rPr>
              <w:t>Micro framework</w:t>
            </w:r>
          </w:p>
        </w:tc>
      </w:tr>
      <w:tr w:rsidR="00624211" w:rsidRPr="00624211" w14:paraId="26FEE920" w14:textId="77777777">
        <w:trPr>
          <w:tblCellSpacing w:w="15" w:type="dxa"/>
        </w:trPr>
        <w:tc>
          <w:tcPr>
            <w:tcW w:w="0" w:type="auto"/>
            <w:vAlign w:val="center"/>
            <w:hideMark/>
          </w:tcPr>
          <w:p w14:paraId="5BCA7431" w14:textId="77777777" w:rsidR="00624211" w:rsidRPr="00624211" w:rsidRDefault="00624211" w:rsidP="00624211">
            <w:pPr>
              <w:ind w:left="360"/>
              <w:rPr>
                <w:lang w:val="en-IN"/>
              </w:rPr>
            </w:pPr>
            <w:r w:rsidRPr="00624211">
              <w:rPr>
                <w:lang w:val="en-IN"/>
              </w:rPr>
              <w:t>Built-in tools</w:t>
            </w:r>
          </w:p>
        </w:tc>
        <w:tc>
          <w:tcPr>
            <w:tcW w:w="0" w:type="auto"/>
            <w:vAlign w:val="center"/>
            <w:hideMark/>
          </w:tcPr>
          <w:p w14:paraId="00D85292" w14:textId="77777777" w:rsidR="00624211" w:rsidRPr="00624211" w:rsidRDefault="00624211" w:rsidP="00624211">
            <w:pPr>
              <w:ind w:left="360"/>
              <w:rPr>
                <w:lang w:val="en-IN"/>
              </w:rPr>
            </w:pPr>
            <w:r w:rsidRPr="00624211">
              <w:rPr>
                <w:lang w:val="en-IN"/>
              </w:rPr>
              <w:t>Many (ORM, authentication, admin)</w:t>
            </w:r>
          </w:p>
        </w:tc>
        <w:tc>
          <w:tcPr>
            <w:tcW w:w="0" w:type="auto"/>
            <w:vAlign w:val="center"/>
            <w:hideMark/>
          </w:tcPr>
          <w:p w14:paraId="05E46B8E" w14:textId="77777777" w:rsidR="00624211" w:rsidRPr="00624211" w:rsidRDefault="00624211" w:rsidP="00624211">
            <w:pPr>
              <w:ind w:left="360"/>
              <w:rPr>
                <w:lang w:val="en-IN"/>
              </w:rPr>
            </w:pPr>
            <w:r w:rsidRPr="00624211">
              <w:rPr>
                <w:lang w:val="en-IN"/>
              </w:rPr>
              <w:t>Minimal</w:t>
            </w:r>
          </w:p>
        </w:tc>
      </w:tr>
      <w:tr w:rsidR="00624211" w:rsidRPr="00624211" w14:paraId="3BC9FD30" w14:textId="77777777">
        <w:trPr>
          <w:tblCellSpacing w:w="15" w:type="dxa"/>
        </w:trPr>
        <w:tc>
          <w:tcPr>
            <w:tcW w:w="0" w:type="auto"/>
            <w:vAlign w:val="center"/>
            <w:hideMark/>
          </w:tcPr>
          <w:p w14:paraId="1C423AFD" w14:textId="77777777" w:rsidR="00624211" w:rsidRPr="00624211" w:rsidRDefault="00624211" w:rsidP="00624211">
            <w:pPr>
              <w:ind w:left="360"/>
              <w:rPr>
                <w:lang w:val="en-IN"/>
              </w:rPr>
            </w:pPr>
            <w:r w:rsidRPr="00624211">
              <w:rPr>
                <w:lang w:val="en-IN"/>
              </w:rPr>
              <w:t>Project size</w:t>
            </w:r>
          </w:p>
        </w:tc>
        <w:tc>
          <w:tcPr>
            <w:tcW w:w="0" w:type="auto"/>
            <w:vAlign w:val="center"/>
            <w:hideMark/>
          </w:tcPr>
          <w:p w14:paraId="33DDC59A" w14:textId="77777777" w:rsidR="00624211" w:rsidRPr="00624211" w:rsidRDefault="00624211" w:rsidP="00624211">
            <w:pPr>
              <w:ind w:left="360"/>
              <w:rPr>
                <w:lang w:val="en-IN"/>
              </w:rPr>
            </w:pPr>
            <w:r w:rsidRPr="00624211">
              <w:rPr>
                <w:lang w:val="en-IN"/>
              </w:rPr>
              <w:t>Large applications</w:t>
            </w:r>
          </w:p>
        </w:tc>
        <w:tc>
          <w:tcPr>
            <w:tcW w:w="0" w:type="auto"/>
            <w:vAlign w:val="center"/>
            <w:hideMark/>
          </w:tcPr>
          <w:p w14:paraId="5DF2844A" w14:textId="77777777" w:rsidR="00624211" w:rsidRPr="00624211" w:rsidRDefault="00624211" w:rsidP="00624211">
            <w:pPr>
              <w:ind w:left="360"/>
              <w:rPr>
                <w:lang w:val="en-IN"/>
              </w:rPr>
            </w:pPr>
            <w:r w:rsidRPr="00624211">
              <w:rPr>
                <w:lang w:val="en-IN"/>
              </w:rPr>
              <w:t>Small applications</w:t>
            </w:r>
          </w:p>
        </w:tc>
      </w:tr>
      <w:tr w:rsidR="00624211" w:rsidRPr="00624211" w14:paraId="294AFE9C" w14:textId="77777777">
        <w:trPr>
          <w:tblCellSpacing w:w="15" w:type="dxa"/>
        </w:trPr>
        <w:tc>
          <w:tcPr>
            <w:tcW w:w="0" w:type="auto"/>
            <w:vAlign w:val="center"/>
            <w:hideMark/>
          </w:tcPr>
          <w:p w14:paraId="4F02E49E" w14:textId="77777777" w:rsidR="00624211" w:rsidRPr="00624211" w:rsidRDefault="00624211" w:rsidP="00624211">
            <w:pPr>
              <w:ind w:left="360"/>
              <w:rPr>
                <w:lang w:val="en-IN"/>
              </w:rPr>
            </w:pPr>
            <w:r w:rsidRPr="00624211">
              <w:rPr>
                <w:lang w:val="en-IN"/>
              </w:rPr>
              <w:t>Flexibility</w:t>
            </w:r>
          </w:p>
        </w:tc>
        <w:tc>
          <w:tcPr>
            <w:tcW w:w="0" w:type="auto"/>
            <w:vAlign w:val="center"/>
            <w:hideMark/>
          </w:tcPr>
          <w:p w14:paraId="3D09547F" w14:textId="77777777" w:rsidR="00624211" w:rsidRPr="00624211" w:rsidRDefault="00624211" w:rsidP="00624211">
            <w:pPr>
              <w:ind w:left="360"/>
              <w:rPr>
                <w:lang w:val="en-IN"/>
              </w:rPr>
            </w:pPr>
            <w:r w:rsidRPr="00624211">
              <w:rPr>
                <w:lang w:val="en-IN"/>
              </w:rPr>
              <w:t>Less flexible</w:t>
            </w:r>
          </w:p>
        </w:tc>
        <w:tc>
          <w:tcPr>
            <w:tcW w:w="0" w:type="auto"/>
            <w:vAlign w:val="center"/>
            <w:hideMark/>
          </w:tcPr>
          <w:p w14:paraId="29FB5079" w14:textId="77777777" w:rsidR="00624211" w:rsidRPr="00624211" w:rsidRDefault="00624211" w:rsidP="00624211">
            <w:pPr>
              <w:ind w:left="360"/>
              <w:rPr>
                <w:lang w:val="en-IN"/>
              </w:rPr>
            </w:pPr>
            <w:r w:rsidRPr="00624211">
              <w:rPr>
                <w:lang w:val="en-IN"/>
              </w:rPr>
              <w:t>More flexible</w:t>
            </w:r>
          </w:p>
        </w:tc>
      </w:tr>
      <w:tr w:rsidR="00624211" w:rsidRPr="00624211" w14:paraId="7943F34C" w14:textId="77777777">
        <w:trPr>
          <w:tblCellSpacing w:w="15" w:type="dxa"/>
        </w:trPr>
        <w:tc>
          <w:tcPr>
            <w:tcW w:w="0" w:type="auto"/>
            <w:vAlign w:val="center"/>
            <w:hideMark/>
          </w:tcPr>
          <w:p w14:paraId="3D16798B" w14:textId="77777777" w:rsidR="00624211" w:rsidRPr="00624211" w:rsidRDefault="00624211" w:rsidP="00624211">
            <w:pPr>
              <w:ind w:left="360"/>
              <w:rPr>
                <w:lang w:val="en-IN"/>
              </w:rPr>
            </w:pPr>
            <w:r w:rsidRPr="00624211">
              <w:rPr>
                <w:lang w:val="en-IN"/>
              </w:rPr>
              <w:t>Development speed</w:t>
            </w:r>
          </w:p>
        </w:tc>
        <w:tc>
          <w:tcPr>
            <w:tcW w:w="0" w:type="auto"/>
            <w:vAlign w:val="center"/>
            <w:hideMark/>
          </w:tcPr>
          <w:p w14:paraId="22419F4B" w14:textId="77777777" w:rsidR="00624211" w:rsidRPr="00624211" w:rsidRDefault="00624211" w:rsidP="00624211">
            <w:pPr>
              <w:ind w:left="360"/>
              <w:rPr>
                <w:lang w:val="en-IN"/>
              </w:rPr>
            </w:pPr>
            <w:r w:rsidRPr="00624211">
              <w:rPr>
                <w:lang w:val="en-IN"/>
              </w:rPr>
              <w:t>Faster for large apps</w:t>
            </w:r>
          </w:p>
        </w:tc>
        <w:tc>
          <w:tcPr>
            <w:tcW w:w="0" w:type="auto"/>
            <w:vAlign w:val="center"/>
            <w:hideMark/>
          </w:tcPr>
          <w:p w14:paraId="4A88B2E6" w14:textId="77777777" w:rsidR="00624211" w:rsidRPr="00624211" w:rsidRDefault="00624211" w:rsidP="00624211">
            <w:pPr>
              <w:ind w:left="360"/>
              <w:rPr>
                <w:lang w:val="en-IN"/>
              </w:rPr>
            </w:pPr>
            <w:r w:rsidRPr="00624211">
              <w:rPr>
                <w:lang w:val="en-IN"/>
              </w:rPr>
              <w:t>Faster for simple apps</w:t>
            </w:r>
          </w:p>
        </w:tc>
      </w:tr>
    </w:tbl>
    <w:p w14:paraId="3ED9B155" w14:textId="77777777" w:rsidR="00624211" w:rsidRPr="00624211" w:rsidRDefault="00624211" w:rsidP="00624211">
      <w:pPr>
        <w:ind w:left="360"/>
        <w:rPr>
          <w:b/>
          <w:bCs/>
          <w:lang w:val="en-IN"/>
        </w:rPr>
      </w:pPr>
      <w:r w:rsidRPr="00624211">
        <w:rPr>
          <w:b/>
          <w:bCs/>
          <w:lang w:val="en-IN"/>
        </w:rPr>
        <w:t>When to Choose Django</w:t>
      </w:r>
    </w:p>
    <w:p w14:paraId="4074D422" w14:textId="77777777" w:rsidR="00624211" w:rsidRPr="00624211" w:rsidRDefault="00624211" w:rsidP="00624211">
      <w:pPr>
        <w:numPr>
          <w:ilvl w:val="0"/>
          <w:numId w:val="12"/>
        </w:numPr>
        <w:rPr>
          <w:lang w:val="en-IN"/>
        </w:rPr>
      </w:pPr>
      <w:r w:rsidRPr="00624211">
        <w:rPr>
          <w:lang w:val="en-IN"/>
        </w:rPr>
        <w:lastRenderedPageBreak/>
        <w:t xml:space="preserve">Large applications </w:t>
      </w:r>
    </w:p>
    <w:p w14:paraId="5CFAF66A" w14:textId="77777777" w:rsidR="00624211" w:rsidRPr="00624211" w:rsidRDefault="00624211" w:rsidP="00624211">
      <w:pPr>
        <w:numPr>
          <w:ilvl w:val="0"/>
          <w:numId w:val="12"/>
        </w:numPr>
        <w:rPr>
          <w:lang w:val="en-IN"/>
        </w:rPr>
      </w:pPr>
      <w:r w:rsidRPr="00624211">
        <w:rPr>
          <w:lang w:val="en-IN"/>
        </w:rPr>
        <w:t xml:space="preserve">Complex backend systems </w:t>
      </w:r>
    </w:p>
    <w:p w14:paraId="22CC2716" w14:textId="77777777" w:rsidR="00624211" w:rsidRPr="00624211" w:rsidRDefault="00624211" w:rsidP="00624211">
      <w:pPr>
        <w:numPr>
          <w:ilvl w:val="0"/>
          <w:numId w:val="12"/>
        </w:numPr>
        <w:rPr>
          <w:lang w:val="en-IN"/>
        </w:rPr>
      </w:pPr>
      <w:r w:rsidRPr="00624211">
        <w:rPr>
          <w:lang w:val="en-IN"/>
        </w:rPr>
        <w:t xml:space="preserve">Applications needing authentication, admin panel, or ORM </w:t>
      </w:r>
    </w:p>
    <w:p w14:paraId="0D044406" w14:textId="77777777" w:rsidR="00624211" w:rsidRPr="00624211" w:rsidRDefault="00624211" w:rsidP="00624211">
      <w:pPr>
        <w:ind w:left="360"/>
        <w:rPr>
          <w:b/>
          <w:bCs/>
          <w:lang w:val="en-IN"/>
        </w:rPr>
      </w:pPr>
      <w:r w:rsidRPr="00624211">
        <w:rPr>
          <w:b/>
          <w:bCs/>
          <w:lang w:val="en-IN"/>
        </w:rPr>
        <w:t>When to Choose Flask</w:t>
      </w:r>
    </w:p>
    <w:p w14:paraId="77B2432A" w14:textId="77777777" w:rsidR="00624211" w:rsidRPr="00624211" w:rsidRDefault="00624211" w:rsidP="00624211">
      <w:pPr>
        <w:numPr>
          <w:ilvl w:val="0"/>
          <w:numId w:val="13"/>
        </w:numPr>
        <w:rPr>
          <w:lang w:val="en-IN"/>
        </w:rPr>
      </w:pPr>
      <w:r w:rsidRPr="00624211">
        <w:rPr>
          <w:lang w:val="en-IN"/>
        </w:rPr>
        <w:t xml:space="preserve">Small projects </w:t>
      </w:r>
    </w:p>
    <w:p w14:paraId="0CC789D0" w14:textId="77777777" w:rsidR="00624211" w:rsidRPr="00624211" w:rsidRDefault="00624211" w:rsidP="00624211">
      <w:pPr>
        <w:numPr>
          <w:ilvl w:val="0"/>
          <w:numId w:val="13"/>
        </w:numPr>
        <w:rPr>
          <w:lang w:val="en-IN"/>
        </w:rPr>
      </w:pPr>
      <w:r w:rsidRPr="00624211">
        <w:rPr>
          <w:lang w:val="en-IN"/>
        </w:rPr>
        <w:t xml:space="preserve">APIs </w:t>
      </w:r>
    </w:p>
    <w:p w14:paraId="2DDCD24A" w14:textId="77777777" w:rsidR="00624211" w:rsidRDefault="00624211" w:rsidP="00624211">
      <w:pPr>
        <w:numPr>
          <w:ilvl w:val="0"/>
          <w:numId w:val="13"/>
        </w:numPr>
        <w:rPr>
          <w:lang w:val="en-IN"/>
        </w:rPr>
      </w:pPr>
      <w:r w:rsidRPr="00624211">
        <w:rPr>
          <w:lang w:val="en-IN"/>
        </w:rPr>
        <w:t>When more control over components is required</w:t>
      </w:r>
    </w:p>
    <w:p w14:paraId="7ECC94CA" w14:textId="6A3CCE64" w:rsidR="000F115D" w:rsidRDefault="00000000" w:rsidP="000F115D">
      <w:pPr>
        <w:ind w:left="360"/>
        <w:rPr>
          <w:ins w:id="29" w:author="saniya panjwani" w:date="2026-05-14T18:01:00Z" w16du:dateUtc="2026-05-14T12:31:00Z"/>
          <w:lang w:val="en-IN"/>
        </w:rPr>
      </w:pPr>
      <w:ins w:id="30" w:author="saniya panjwani" w:date="2026-05-14T18:01:00Z" w16du:dateUtc="2026-05-14T12:31:00Z">
        <w:r>
          <w:rPr>
            <w:lang w:val="en-IN"/>
          </w:rPr>
          <w:pict w14:anchorId="09750B3D">
            <v:rect id="_x0000_i1027" style="width:0;height:1.5pt" o:hralign="center" o:hrstd="t" o:hr="t" fillcolor="#a0a0a0" stroked="f"/>
          </w:pict>
        </w:r>
      </w:ins>
    </w:p>
    <w:p w14:paraId="44EAD8A7" w14:textId="40526E8B" w:rsidR="00624211" w:rsidRPr="00624211" w:rsidRDefault="00624211" w:rsidP="00624211">
      <w:pPr>
        <w:rPr>
          <w:lang w:val="en-IN"/>
        </w:rPr>
      </w:pPr>
      <w:r>
        <w:rPr>
          <w:b/>
          <w:bCs/>
          <w:lang w:val="en-IN"/>
        </w:rPr>
        <w:t>11</w:t>
      </w:r>
      <w:r w:rsidRPr="00624211">
        <w:rPr>
          <w:b/>
          <w:bCs/>
          <w:lang w:val="en-IN"/>
        </w:rPr>
        <w:t>. Importance of Virtual Environment in Python Projects</w:t>
      </w:r>
    </w:p>
    <w:p w14:paraId="0086487A" w14:textId="77777777" w:rsidR="00624211" w:rsidRPr="00624211" w:rsidRDefault="00624211" w:rsidP="00624211">
      <w:pPr>
        <w:ind w:left="360"/>
        <w:rPr>
          <w:lang w:val="en-IN"/>
        </w:rPr>
      </w:pPr>
      <w:r w:rsidRPr="00624211">
        <w:rPr>
          <w:lang w:val="en-IN"/>
        </w:rPr>
        <w:t xml:space="preserve">A </w:t>
      </w:r>
      <w:r w:rsidRPr="00624211">
        <w:rPr>
          <w:b/>
          <w:bCs/>
          <w:lang w:val="en-IN"/>
        </w:rPr>
        <w:t>virtual environment</w:t>
      </w:r>
      <w:r w:rsidRPr="00624211">
        <w:rPr>
          <w:lang w:val="en-IN"/>
        </w:rPr>
        <w:t xml:space="preserve"> is an isolated Python environment where project dependencies are installed separately.</w:t>
      </w:r>
    </w:p>
    <w:p w14:paraId="3A972093" w14:textId="77777777" w:rsidR="00624211" w:rsidRPr="00624211" w:rsidRDefault="00624211" w:rsidP="00624211">
      <w:pPr>
        <w:ind w:left="360"/>
        <w:rPr>
          <w:lang w:val="en-IN"/>
        </w:rPr>
      </w:pPr>
      <w:r w:rsidRPr="00624211">
        <w:rPr>
          <w:lang w:val="en-IN"/>
        </w:rPr>
        <w:t>This prevents conflicts between different projects.</w:t>
      </w:r>
    </w:p>
    <w:p w14:paraId="52C98058" w14:textId="77777777" w:rsidR="00624211" w:rsidRPr="00624211" w:rsidRDefault="00624211" w:rsidP="00624211">
      <w:pPr>
        <w:ind w:left="360"/>
        <w:rPr>
          <w:b/>
          <w:bCs/>
          <w:lang w:val="en-IN"/>
        </w:rPr>
      </w:pPr>
      <w:r w:rsidRPr="00624211">
        <w:rPr>
          <w:b/>
          <w:bCs/>
          <w:lang w:val="en-IN"/>
        </w:rPr>
        <w:t>Why Virtual Environment is Important</w:t>
      </w:r>
    </w:p>
    <w:p w14:paraId="174D8637" w14:textId="77777777" w:rsidR="00624211" w:rsidRPr="00624211" w:rsidRDefault="00624211" w:rsidP="00624211">
      <w:pPr>
        <w:numPr>
          <w:ilvl w:val="0"/>
          <w:numId w:val="14"/>
        </w:numPr>
        <w:rPr>
          <w:lang w:val="en-IN"/>
        </w:rPr>
      </w:pPr>
      <w:r w:rsidRPr="00624211">
        <w:rPr>
          <w:lang w:val="en-IN"/>
        </w:rPr>
        <w:t xml:space="preserve">Keeps project dependencies separate </w:t>
      </w:r>
    </w:p>
    <w:p w14:paraId="1422A215" w14:textId="77777777" w:rsidR="00624211" w:rsidRPr="00624211" w:rsidRDefault="00624211" w:rsidP="00624211">
      <w:pPr>
        <w:numPr>
          <w:ilvl w:val="0"/>
          <w:numId w:val="14"/>
        </w:numPr>
        <w:rPr>
          <w:lang w:val="en-IN"/>
        </w:rPr>
      </w:pPr>
      <w:r w:rsidRPr="00624211">
        <w:rPr>
          <w:lang w:val="en-IN"/>
        </w:rPr>
        <w:t xml:space="preserve">Avoids version conflicts </w:t>
      </w:r>
    </w:p>
    <w:p w14:paraId="0FB0B8A7" w14:textId="77777777" w:rsidR="00624211" w:rsidRPr="00624211" w:rsidRDefault="00624211" w:rsidP="00624211">
      <w:pPr>
        <w:numPr>
          <w:ilvl w:val="0"/>
          <w:numId w:val="14"/>
        </w:numPr>
        <w:rPr>
          <w:lang w:val="en-IN"/>
        </w:rPr>
      </w:pPr>
      <w:r w:rsidRPr="00624211">
        <w:rPr>
          <w:lang w:val="en-IN"/>
        </w:rPr>
        <w:t xml:space="preserve">Makes projects easier to manage </w:t>
      </w:r>
    </w:p>
    <w:p w14:paraId="09A89AEA" w14:textId="77777777" w:rsidR="00624211" w:rsidRPr="00624211" w:rsidRDefault="00624211" w:rsidP="00624211">
      <w:pPr>
        <w:numPr>
          <w:ilvl w:val="0"/>
          <w:numId w:val="14"/>
        </w:numPr>
        <w:rPr>
          <w:lang w:val="en-IN"/>
        </w:rPr>
      </w:pPr>
      <w:r w:rsidRPr="00624211">
        <w:rPr>
          <w:lang w:val="en-IN"/>
        </w:rPr>
        <w:t xml:space="preserve">Improves project portability </w:t>
      </w:r>
    </w:p>
    <w:p w14:paraId="244BB7FC" w14:textId="77777777" w:rsidR="00624211" w:rsidRDefault="00624211" w:rsidP="00624211">
      <w:pPr>
        <w:ind w:left="360"/>
        <w:rPr>
          <w:lang w:val="en-IN"/>
        </w:rPr>
      </w:pPr>
      <w:r w:rsidRPr="00624211">
        <w:rPr>
          <w:lang w:val="en-IN"/>
        </w:rPr>
        <w:t>Example:</w:t>
      </w:r>
      <w:r w:rsidRPr="00624211">
        <w:rPr>
          <w:lang w:val="en-IN"/>
        </w:rPr>
        <w:br/>
        <w:t xml:space="preserve">Project A may require </w:t>
      </w:r>
      <w:r w:rsidRPr="00624211">
        <w:rPr>
          <w:b/>
          <w:bCs/>
          <w:lang w:val="en-IN"/>
        </w:rPr>
        <w:t>Django 4</w:t>
      </w:r>
      <w:r w:rsidRPr="00624211">
        <w:rPr>
          <w:lang w:val="en-IN"/>
        </w:rPr>
        <w:t xml:space="preserve">, while Project B may require </w:t>
      </w:r>
      <w:r w:rsidRPr="00624211">
        <w:rPr>
          <w:b/>
          <w:bCs/>
          <w:lang w:val="en-IN"/>
        </w:rPr>
        <w:t>Django 5</w:t>
      </w:r>
      <w:r w:rsidRPr="00624211">
        <w:rPr>
          <w:lang w:val="en-IN"/>
        </w:rPr>
        <w:t>. Virtual environments allow both to work independently</w:t>
      </w:r>
    </w:p>
    <w:p w14:paraId="4963D9EB" w14:textId="5C3B30D2" w:rsidR="000F115D" w:rsidRPr="00624211" w:rsidRDefault="00000000" w:rsidP="00624211">
      <w:pPr>
        <w:ind w:left="360"/>
        <w:rPr>
          <w:ins w:id="31" w:author="saniya panjwani" w:date="2026-05-14T18:01:00Z" w16du:dateUtc="2026-05-14T12:31:00Z"/>
          <w:lang w:val="en-IN"/>
        </w:rPr>
      </w:pPr>
      <w:ins w:id="32" w:author="saniya panjwani" w:date="2026-05-14T18:01:00Z" w16du:dateUtc="2026-05-14T12:31:00Z">
        <w:r>
          <w:rPr>
            <w:lang w:val="en-IN"/>
          </w:rPr>
          <w:pict w14:anchorId="16ABE9F6">
            <v:rect id="_x0000_i1028" style="width:0;height:1.5pt" o:hralign="center" o:hrstd="t" o:hr="t" fillcolor="#a0a0a0" stroked="f"/>
          </w:pict>
        </w:r>
      </w:ins>
    </w:p>
    <w:p w14:paraId="206F5602" w14:textId="651D22DD" w:rsidR="00624211" w:rsidRPr="00624211" w:rsidRDefault="00624211" w:rsidP="00624211">
      <w:pPr>
        <w:rPr>
          <w:b/>
          <w:bCs/>
          <w:lang w:val="en-IN"/>
        </w:rPr>
      </w:pPr>
      <w:r>
        <w:rPr>
          <w:b/>
          <w:bCs/>
          <w:lang w:val="en-IN"/>
        </w:rPr>
        <w:t>12</w:t>
      </w:r>
      <w:r w:rsidRPr="00624211">
        <w:rPr>
          <w:b/>
          <w:bCs/>
          <w:lang w:val="en-IN"/>
        </w:rPr>
        <w:t xml:space="preserve">. Using </w:t>
      </w:r>
      <w:proofErr w:type="spellStart"/>
      <w:r w:rsidRPr="00624211">
        <w:rPr>
          <w:b/>
          <w:bCs/>
          <w:lang w:val="en-IN"/>
        </w:rPr>
        <w:t>venv</w:t>
      </w:r>
      <w:proofErr w:type="spellEnd"/>
      <w:r w:rsidRPr="00624211">
        <w:rPr>
          <w:b/>
          <w:bCs/>
          <w:lang w:val="en-IN"/>
        </w:rPr>
        <w:t xml:space="preserve"> or </w:t>
      </w:r>
      <w:proofErr w:type="spellStart"/>
      <w:r w:rsidRPr="00624211">
        <w:rPr>
          <w:b/>
          <w:bCs/>
          <w:lang w:val="en-IN"/>
        </w:rPr>
        <w:t>virtualenv</w:t>
      </w:r>
      <w:proofErr w:type="spellEnd"/>
      <w:r w:rsidRPr="00624211">
        <w:rPr>
          <w:b/>
          <w:bCs/>
          <w:lang w:val="en-IN"/>
        </w:rPr>
        <w:t xml:space="preserve"> to Create Isolated Environments</w:t>
      </w:r>
    </w:p>
    <w:p w14:paraId="6A435102" w14:textId="35A7F5C7" w:rsidR="00624211" w:rsidRPr="00624211" w:rsidRDefault="00624211" w:rsidP="00624211">
      <w:pPr>
        <w:ind w:left="360"/>
        <w:rPr>
          <w:lang w:val="en-IN"/>
        </w:rPr>
      </w:pPr>
      <w:r>
        <w:rPr>
          <w:lang w:val="en-IN"/>
        </w:rPr>
        <w:t xml:space="preserve">Ans. </w:t>
      </w:r>
      <w:r w:rsidRPr="00624211">
        <w:rPr>
          <w:lang w:val="en-IN"/>
        </w:rPr>
        <w:t>Python provides tools to create virtual environments.</w:t>
      </w:r>
    </w:p>
    <w:p w14:paraId="3387A21A" w14:textId="77777777" w:rsidR="00624211" w:rsidRPr="00624211" w:rsidRDefault="00624211" w:rsidP="00624211">
      <w:pPr>
        <w:ind w:left="360"/>
        <w:rPr>
          <w:b/>
          <w:bCs/>
          <w:lang w:val="en-IN"/>
        </w:rPr>
      </w:pPr>
      <w:r w:rsidRPr="00624211">
        <w:rPr>
          <w:b/>
          <w:bCs/>
          <w:lang w:val="en-IN"/>
        </w:rPr>
        <w:t xml:space="preserve">Using </w:t>
      </w:r>
      <w:proofErr w:type="spellStart"/>
      <w:r w:rsidRPr="00624211">
        <w:rPr>
          <w:b/>
          <w:bCs/>
          <w:lang w:val="en-IN"/>
        </w:rPr>
        <w:t>venv</w:t>
      </w:r>
      <w:proofErr w:type="spellEnd"/>
      <w:r w:rsidRPr="00624211">
        <w:rPr>
          <w:b/>
          <w:bCs/>
          <w:lang w:val="en-IN"/>
        </w:rPr>
        <w:t xml:space="preserve"> (built-in tool)</w:t>
      </w:r>
    </w:p>
    <w:p w14:paraId="75629A41" w14:textId="77777777" w:rsidR="00624211" w:rsidRPr="00624211" w:rsidRDefault="00624211" w:rsidP="00624211">
      <w:pPr>
        <w:ind w:left="360"/>
        <w:rPr>
          <w:lang w:val="en-IN"/>
        </w:rPr>
      </w:pPr>
      <w:r w:rsidRPr="00624211">
        <w:rPr>
          <w:lang w:val="en-IN"/>
        </w:rPr>
        <w:t>Create environment:</w:t>
      </w:r>
    </w:p>
    <w:p w14:paraId="62C4B582" w14:textId="77777777" w:rsidR="00624211" w:rsidRPr="00624211" w:rsidRDefault="00624211" w:rsidP="00624211">
      <w:pPr>
        <w:ind w:left="360"/>
        <w:rPr>
          <w:lang w:val="en-IN"/>
        </w:rPr>
      </w:pPr>
      <w:r w:rsidRPr="00624211">
        <w:rPr>
          <w:lang w:val="en-IN"/>
        </w:rPr>
        <w:t xml:space="preserve">python -m </w:t>
      </w:r>
      <w:proofErr w:type="spellStart"/>
      <w:r w:rsidRPr="00624211">
        <w:rPr>
          <w:lang w:val="en-IN"/>
        </w:rPr>
        <w:t>venv</w:t>
      </w:r>
      <w:proofErr w:type="spellEnd"/>
      <w:r w:rsidRPr="00624211">
        <w:rPr>
          <w:lang w:val="en-IN"/>
        </w:rPr>
        <w:t xml:space="preserve"> </w:t>
      </w:r>
      <w:proofErr w:type="spellStart"/>
      <w:r w:rsidRPr="00624211">
        <w:rPr>
          <w:lang w:val="en-IN"/>
        </w:rPr>
        <w:t>myenv</w:t>
      </w:r>
      <w:proofErr w:type="spellEnd"/>
    </w:p>
    <w:p w14:paraId="2F742CD8" w14:textId="77777777" w:rsidR="00624211" w:rsidRPr="00624211" w:rsidRDefault="00624211" w:rsidP="00624211">
      <w:pPr>
        <w:ind w:left="360"/>
        <w:rPr>
          <w:lang w:val="en-IN"/>
        </w:rPr>
      </w:pPr>
      <w:r w:rsidRPr="00624211">
        <w:rPr>
          <w:lang w:val="en-IN"/>
        </w:rPr>
        <w:t>Activate environment (Windows):</w:t>
      </w:r>
    </w:p>
    <w:p w14:paraId="16E93489" w14:textId="77777777" w:rsidR="00624211" w:rsidRPr="00624211" w:rsidRDefault="00624211" w:rsidP="00624211">
      <w:pPr>
        <w:ind w:left="360"/>
        <w:rPr>
          <w:lang w:val="en-IN"/>
        </w:rPr>
      </w:pPr>
      <w:proofErr w:type="spellStart"/>
      <w:r w:rsidRPr="00624211">
        <w:rPr>
          <w:lang w:val="en-IN"/>
        </w:rPr>
        <w:lastRenderedPageBreak/>
        <w:t>myenv</w:t>
      </w:r>
      <w:proofErr w:type="spellEnd"/>
      <w:r w:rsidRPr="00624211">
        <w:rPr>
          <w:lang w:val="en-IN"/>
        </w:rPr>
        <w:t>\Scripts\activate</w:t>
      </w:r>
    </w:p>
    <w:p w14:paraId="0B912BFD" w14:textId="77777777" w:rsidR="00624211" w:rsidRPr="00624211" w:rsidRDefault="00624211" w:rsidP="00624211">
      <w:pPr>
        <w:ind w:left="360"/>
        <w:rPr>
          <w:lang w:val="en-IN"/>
        </w:rPr>
      </w:pPr>
      <w:r w:rsidRPr="00624211">
        <w:rPr>
          <w:lang w:val="en-IN"/>
        </w:rPr>
        <w:t>Deactivate environment:</w:t>
      </w:r>
    </w:p>
    <w:p w14:paraId="5B512F92" w14:textId="77777777" w:rsidR="00624211" w:rsidRPr="00624211" w:rsidRDefault="00624211" w:rsidP="00624211">
      <w:pPr>
        <w:ind w:left="360"/>
        <w:rPr>
          <w:lang w:val="en-IN"/>
        </w:rPr>
      </w:pPr>
      <w:r w:rsidRPr="00624211">
        <w:rPr>
          <w:lang w:val="en-IN"/>
        </w:rPr>
        <w:t>deactivate</w:t>
      </w:r>
    </w:p>
    <w:p w14:paraId="549AE9C0" w14:textId="77777777" w:rsidR="00624211" w:rsidRPr="00624211" w:rsidRDefault="00624211" w:rsidP="00624211">
      <w:pPr>
        <w:ind w:left="360"/>
        <w:rPr>
          <w:b/>
          <w:bCs/>
          <w:lang w:val="en-IN"/>
        </w:rPr>
      </w:pPr>
      <w:r w:rsidRPr="00624211">
        <w:rPr>
          <w:b/>
          <w:bCs/>
          <w:lang w:val="en-IN"/>
        </w:rPr>
        <w:t xml:space="preserve">Using </w:t>
      </w:r>
      <w:proofErr w:type="spellStart"/>
      <w:r w:rsidRPr="00624211">
        <w:rPr>
          <w:b/>
          <w:bCs/>
          <w:lang w:val="en-IN"/>
        </w:rPr>
        <w:t>virtualenv</w:t>
      </w:r>
      <w:proofErr w:type="spellEnd"/>
    </w:p>
    <w:p w14:paraId="5606524D" w14:textId="77777777" w:rsidR="00624211" w:rsidRPr="00624211" w:rsidRDefault="00624211" w:rsidP="00624211">
      <w:pPr>
        <w:ind w:left="360"/>
        <w:rPr>
          <w:lang w:val="en-IN"/>
        </w:rPr>
      </w:pPr>
      <w:r w:rsidRPr="00624211">
        <w:rPr>
          <w:lang w:val="en-IN"/>
        </w:rPr>
        <w:t>Install:</w:t>
      </w:r>
    </w:p>
    <w:p w14:paraId="4B902EDC" w14:textId="77777777" w:rsidR="00624211" w:rsidRPr="00624211" w:rsidRDefault="00624211" w:rsidP="00624211">
      <w:pPr>
        <w:ind w:left="360"/>
        <w:rPr>
          <w:lang w:val="en-IN"/>
        </w:rPr>
      </w:pPr>
      <w:r w:rsidRPr="00624211">
        <w:rPr>
          <w:lang w:val="en-IN"/>
        </w:rPr>
        <w:t xml:space="preserve">pip install </w:t>
      </w:r>
      <w:proofErr w:type="spellStart"/>
      <w:r w:rsidRPr="00624211">
        <w:rPr>
          <w:lang w:val="en-IN"/>
        </w:rPr>
        <w:t>virtualenv</w:t>
      </w:r>
      <w:proofErr w:type="spellEnd"/>
    </w:p>
    <w:p w14:paraId="7562946C" w14:textId="77777777" w:rsidR="00624211" w:rsidRPr="00624211" w:rsidRDefault="00624211" w:rsidP="00624211">
      <w:pPr>
        <w:ind w:left="360"/>
        <w:rPr>
          <w:lang w:val="en-IN"/>
        </w:rPr>
      </w:pPr>
      <w:r w:rsidRPr="00624211">
        <w:rPr>
          <w:lang w:val="en-IN"/>
        </w:rPr>
        <w:t>Create environment:</w:t>
      </w:r>
    </w:p>
    <w:p w14:paraId="61E4DFA7" w14:textId="77777777" w:rsidR="00624211" w:rsidRPr="00624211" w:rsidRDefault="00624211" w:rsidP="00624211">
      <w:pPr>
        <w:ind w:left="360"/>
        <w:rPr>
          <w:lang w:val="en-IN"/>
        </w:rPr>
      </w:pPr>
      <w:proofErr w:type="spellStart"/>
      <w:r w:rsidRPr="00624211">
        <w:rPr>
          <w:lang w:val="en-IN"/>
        </w:rPr>
        <w:t>virtualenv</w:t>
      </w:r>
      <w:proofErr w:type="spellEnd"/>
      <w:r w:rsidRPr="00624211">
        <w:rPr>
          <w:lang w:val="en-IN"/>
        </w:rPr>
        <w:t xml:space="preserve"> </w:t>
      </w:r>
      <w:proofErr w:type="spellStart"/>
      <w:r w:rsidRPr="00624211">
        <w:rPr>
          <w:lang w:val="en-IN"/>
        </w:rPr>
        <w:t>myenv</w:t>
      </w:r>
      <w:proofErr w:type="spellEnd"/>
    </w:p>
    <w:p w14:paraId="4F96720F" w14:textId="77777777" w:rsidR="00624211" w:rsidRDefault="00624211" w:rsidP="00624211">
      <w:pPr>
        <w:ind w:left="360"/>
        <w:rPr>
          <w:lang w:val="en-IN"/>
        </w:rPr>
      </w:pPr>
      <w:r w:rsidRPr="00624211">
        <w:rPr>
          <w:lang w:val="en-IN"/>
        </w:rPr>
        <w:t>Both tools help manage project dependencies in an isolated environment.</w:t>
      </w:r>
    </w:p>
    <w:p w14:paraId="3AA5637C" w14:textId="2197D5E2" w:rsidR="000F115D" w:rsidRDefault="00000000" w:rsidP="00624211">
      <w:pPr>
        <w:ind w:left="360"/>
        <w:rPr>
          <w:ins w:id="33" w:author="saniya panjwani" w:date="2026-05-14T18:01:00Z" w16du:dateUtc="2026-05-14T12:31:00Z"/>
          <w:lang w:val="en-IN"/>
        </w:rPr>
      </w:pPr>
      <w:ins w:id="34" w:author="saniya panjwani" w:date="2026-05-14T18:01:00Z" w16du:dateUtc="2026-05-14T12:31:00Z">
        <w:r>
          <w:rPr>
            <w:lang w:val="en-IN"/>
          </w:rPr>
          <w:pict w14:anchorId="75E65D57">
            <v:rect id="_x0000_i1029" style="width:0;height:1.5pt" o:hralign="center" o:hrstd="t" o:hr="t" fillcolor="#a0a0a0" stroked="f"/>
          </w:pict>
        </w:r>
      </w:ins>
    </w:p>
    <w:p w14:paraId="0DDC957E" w14:textId="4C7C6436" w:rsidR="00624211" w:rsidRPr="00624211" w:rsidRDefault="00624211" w:rsidP="00624211">
      <w:pPr>
        <w:rPr>
          <w:lang w:val="en-IN"/>
        </w:rPr>
      </w:pPr>
      <w:r>
        <w:rPr>
          <w:lang w:val="en-IN"/>
        </w:rPr>
        <w:t xml:space="preserve">13. </w:t>
      </w:r>
      <w:r w:rsidRPr="00624211">
        <w:rPr>
          <w:b/>
          <w:bCs/>
          <w:lang w:val="en-IN"/>
        </w:rPr>
        <w:t>Steps to Create a Django Project and Apps</w:t>
      </w:r>
    </w:p>
    <w:p w14:paraId="625FC469" w14:textId="77777777" w:rsidR="00624211" w:rsidRPr="00624211" w:rsidRDefault="00624211" w:rsidP="00624211">
      <w:pPr>
        <w:ind w:left="720"/>
        <w:rPr>
          <w:b/>
          <w:bCs/>
          <w:lang w:val="en-IN"/>
        </w:rPr>
      </w:pPr>
      <w:r w:rsidRPr="00624211">
        <w:rPr>
          <w:b/>
          <w:bCs/>
          <w:lang w:val="en-IN"/>
        </w:rPr>
        <w:t>Step 1: Install Django</w:t>
      </w:r>
    </w:p>
    <w:p w14:paraId="0EFECE7C" w14:textId="77777777" w:rsidR="00624211" w:rsidRPr="00624211" w:rsidRDefault="00624211" w:rsidP="00624211">
      <w:pPr>
        <w:ind w:left="720"/>
        <w:rPr>
          <w:lang w:val="en-IN"/>
        </w:rPr>
      </w:pPr>
      <w:r w:rsidRPr="00624211">
        <w:rPr>
          <w:lang w:val="en-IN"/>
        </w:rPr>
        <w:t xml:space="preserve">pip install </w:t>
      </w:r>
      <w:proofErr w:type="spellStart"/>
      <w:r w:rsidRPr="00624211">
        <w:rPr>
          <w:lang w:val="en-IN"/>
        </w:rPr>
        <w:t>django</w:t>
      </w:r>
      <w:proofErr w:type="spellEnd"/>
    </w:p>
    <w:p w14:paraId="60441275" w14:textId="77777777" w:rsidR="00624211" w:rsidRPr="00624211" w:rsidRDefault="00624211" w:rsidP="00624211">
      <w:pPr>
        <w:ind w:left="720"/>
        <w:rPr>
          <w:b/>
          <w:bCs/>
          <w:lang w:val="en-IN"/>
        </w:rPr>
      </w:pPr>
      <w:r w:rsidRPr="00624211">
        <w:rPr>
          <w:b/>
          <w:bCs/>
          <w:lang w:val="en-IN"/>
        </w:rPr>
        <w:t>Step 2: Create Project</w:t>
      </w:r>
    </w:p>
    <w:p w14:paraId="2E85012D" w14:textId="77777777" w:rsidR="00624211" w:rsidRPr="00624211" w:rsidRDefault="00624211" w:rsidP="00624211">
      <w:pPr>
        <w:ind w:left="720"/>
        <w:rPr>
          <w:lang w:val="en-IN"/>
        </w:rPr>
      </w:pPr>
      <w:proofErr w:type="spellStart"/>
      <w:r w:rsidRPr="00624211">
        <w:rPr>
          <w:lang w:val="en-IN"/>
        </w:rPr>
        <w:t>django</w:t>
      </w:r>
      <w:proofErr w:type="spellEnd"/>
      <w:r w:rsidRPr="00624211">
        <w:rPr>
          <w:lang w:val="en-IN"/>
        </w:rPr>
        <w:t xml:space="preserve">-admin </w:t>
      </w:r>
      <w:proofErr w:type="spellStart"/>
      <w:r w:rsidRPr="00624211">
        <w:rPr>
          <w:lang w:val="en-IN"/>
        </w:rPr>
        <w:t>startproject</w:t>
      </w:r>
      <w:proofErr w:type="spellEnd"/>
      <w:r w:rsidRPr="00624211">
        <w:rPr>
          <w:lang w:val="en-IN"/>
        </w:rPr>
        <w:t xml:space="preserve"> </w:t>
      </w:r>
      <w:proofErr w:type="spellStart"/>
      <w:r w:rsidRPr="00624211">
        <w:rPr>
          <w:lang w:val="en-IN"/>
        </w:rPr>
        <w:t>myproject</w:t>
      </w:r>
      <w:proofErr w:type="spellEnd"/>
    </w:p>
    <w:p w14:paraId="3F8AD9B0" w14:textId="77777777" w:rsidR="00624211" w:rsidRPr="00624211" w:rsidRDefault="00624211" w:rsidP="00624211">
      <w:pPr>
        <w:ind w:left="720"/>
        <w:rPr>
          <w:lang w:val="en-IN"/>
        </w:rPr>
      </w:pPr>
      <w:r w:rsidRPr="00624211">
        <w:rPr>
          <w:lang w:val="en-IN"/>
        </w:rPr>
        <w:t>Project structure:</w:t>
      </w:r>
    </w:p>
    <w:p w14:paraId="4CCE1392" w14:textId="77777777" w:rsidR="00624211" w:rsidRPr="00624211" w:rsidRDefault="00624211" w:rsidP="00624211">
      <w:pPr>
        <w:ind w:left="720"/>
        <w:rPr>
          <w:lang w:val="en-IN"/>
        </w:rPr>
      </w:pPr>
      <w:proofErr w:type="spellStart"/>
      <w:r w:rsidRPr="00624211">
        <w:rPr>
          <w:lang w:val="en-IN"/>
        </w:rPr>
        <w:t>myproject</w:t>
      </w:r>
      <w:proofErr w:type="spellEnd"/>
      <w:r w:rsidRPr="00624211">
        <w:rPr>
          <w:lang w:val="en-IN"/>
        </w:rPr>
        <w:t>/</w:t>
      </w:r>
      <w:r w:rsidRPr="00624211">
        <w:rPr>
          <w:lang w:val="en-IN"/>
        </w:rPr>
        <w:br/>
        <w:t xml:space="preserve">    manage.py</w:t>
      </w:r>
      <w:r w:rsidRPr="00624211">
        <w:rPr>
          <w:lang w:val="en-IN"/>
        </w:rPr>
        <w:br/>
        <w:t xml:space="preserve">    </w:t>
      </w:r>
      <w:proofErr w:type="spellStart"/>
      <w:r w:rsidRPr="00624211">
        <w:rPr>
          <w:lang w:val="en-IN"/>
        </w:rPr>
        <w:t>myproject</w:t>
      </w:r>
      <w:proofErr w:type="spellEnd"/>
      <w:r w:rsidRPr="00624211">
        <w:rPr>
          <w:lang w:val="en-IN"/>
        </w:rPr>
        <w:t>/</w:t>
      </w:r>
      <w:r w:rsidRPr="00624211">
        <w:rPr>
          <w:lang w:val="en-IN"/>
        </w:rPr>
        <w:br/>
        <w:t xml:space="preserve">        settings.py</w:t>
      </w:r>
      <w:r w:rsidRPr="00624211">
        <w:rPr>
          <w:lang w:val="en-IN"/>
        </w:rPr>
        <w:br/>
        <w:t xml:space="preserve">        urls.py</w:t>
      </w:r>
      <w:r w:rsidRPr="00624211">
        <w:rPr>
          <w:lang w:val="en-IN"/>
        </w:rPr>
        <w:br/>
        <w:t xml:space="preserve">        asgi.py</w:t>
      </w:r>
      <w:r w:rsidRPr="00624211">
        <w:rPr>
          <w:lang w:val="en-IN"/>
        </w:rPr>
        <w:br/>
        <w:t xml:space="preserve">        wsgi.py</w:t>
      </w:r>
    </w:p>
    <w:p w14:paraId="18D1B1B1" w14:textId="77777777" w:rsidR="00624211" w:rsidRPr="00624211" w:rsidRDefault="00624211" w:rsidP="00624211">
      <w:pPr>
        <w:ind w:left="720"/>
        <w:rPr>
          <w:b/>
          <w:bCs/>
          <w:lang w:val="en-IN"/>
        </w:rPr>
      </w:pPr>
      <w:r w:rsidRPr="00624211">
        <w:rPr>
          <w:b/>
          <w:bCs/>
          <w:lang w:val="en-IN"/>
        </w:rPr>
        <w:t>Step 3: Run Server</w:t>
      </w:r>
    </w:p>
    <w:p w14:paraId="3F9A8B1F" w14:textId="77777777" w:rsidR="00624211" w:rsidRPr="00624211" w:rsidRDefault="00624211" w:rsidP="00624211">
      <w:pPr>
        <w:ind w:left="720"/>
        <w:rPr>
          <w:lang w:val="en-IN"/>
        </w:rPr>
      </w:pPr>
      <w:r w:rsidRPr="00624211">
        <w:rPr>
          <w:lang w:val="en-IN"/>
        </w:rPr>
        <w:t xml:space="preserve">python manage.py </w:t>
      </w:r>
      <w:proofErr w:type="spellStart"/>
      <w:r w:rsidRPr="00624211">
        <w:rPr>
          <w:lang w:val="en-IN"/>
        </w:rPr>
        <w:t>runserver</w:t>
      </w:r>
      <w:proofErr w:type="spellEnd"/>
    </w:p>
    <w:p w14:paraId="26D80A77" w14:textId="77777777" w:rsidR="00624211" w:rsidRPr="00624211" w:rsidRDefault="00624211" w:rsidP="00624211">
      <w:pPr>
        <w:ind w:left="720"/>
        <w:rPr>
          <w:b/>
          <w:bCs/>
          <w:lang w:val="en-IN"/>
        </w:rPr>
      </w:pPr>
      <w:r w:rsidRPr="00624211">
        <w:rPr>
          <w:b/>
          <w:bCs/>
          <w:lang w:val="en-IN"/>
        </w:rPr>
        <w:t>Step 4: Create App</w:t>
      </w:r>
    </w:p>
    <w:p w14:paraId="491647C7" w14:textId="77777777" w:rsidR="00624211" w:rsidRPr="00624211" w:rsidRDefault="00624211" w:rsidP="00624211">
      <w:pPr>
        <w:ind w:left="720"/>
        <w:rPr>
          <w:lang w:val="en-IN"/>
        </w:rPr>
      </w:pPr>
      <w:r w:rsidRPr="00624211">
        <w:rPr>
          <w:lang w:val="en-IN"/>
        </w:rPr>
        <w:t xml:space="preserve">python manage.py </w:t>
      </w:r>
      <w:proofErr w:type="spellStart"/>
      <w:r w:rsidRPr="00624211">
        <w:rPr>
          <w:lang w:val="en-IN"/>
        </w:rPr>
        <w:t>startapp</w:t>
      </w:r>
      <w:proofErr w:type="spellEnd"/>
      <w:r w:rsidRPr="00624211">
        <w:rPr>
          <w:lang w:val="en-IN"/>
        </w:rPr>
        <w:t xml:space="preserve"> shop</w:t>
      </w:r>
    </w:p>
    <w:p w14:paraId="76CC813F" w14:textId="77777777" w:rsidR="00624211" w:rsidRPr="00624211" w:rsidRDefault="00624211" w:rsidP="00624211">
      <w:pPr>
        <w:ind w:left="720"/>
        <w:rPr>
          <w:lang w:val="en-IN"/>
        </w:rPr>
      </w:pPr>
      <w:r w:rsidRPr="00624211">
        <w:rPr>
          <w:lang w:val="en-IN"/>
        </w:rPr>
        <w:t>App structure:</w:t>
      </w:r>
    </w:p>
    <w:p w14:paraId="1E873391" w14:textId="77777777" w:rsidR="00624211" w:rsidRDefault="00624211" w:rsidP="00624211">
      <w:pPr>
        <w:ind w:left="720"/>
        <w:rPr>
          <w:lang w:val="en-IN"/>
        </w:rPr>
      </w:pPr>
      <w:r w:rsidRPr="00624211">
        <w:rPr>
          <w:lang w:val="en-IN"/>
        </w:rPr>
        <w:lastRenderedPageBreak/>
        <w:t>shop/</w:t>
      </w:r>
      <w:r w:rsidRPr="00624211">
        <w:rPr>
          <w:lang w:val="en-IN"/>
        </w:rPr>
        <w:br/>
        <w:t xml:space="preserve">    models.py</w:t>
      </w:r>
      <w:r w:rsidRPr="00624211">
        <w:rPr>
          <w:lang w:val="en-IN"/>
        </w:rPr>
        <w:br/>
        <w:t xml:space="preserve">    views.py</w:t>
      </w:r>
      <w:r w:rsidRPr="00624211">
        <w:rPr>
          <w:lang w:val="en-IN"/>
        </w:rPr>
        <w:br/>
        <w:t xml:space="preserve">    urls.py</w:t>
      </w:r>
      <w:r w:rsidRPr="00624211">
        <w:rPr>
          <w:lang w:val="en-IN"/>
        </w:rPr>
        <w:br/>
        <w:t xml:space="preserve">    admin.py</w:t>
      </w:r>
      <w:r w:rsidRPr="00624211">
        <w:rPr>
          <w:lang w:val="en-IN"/>
        </w:rPr>
        <w:br/>
        <w:t xml:space="preserve">    apps.py</w:t>
      </w:r>
    </w:p>
    <w:p w14:paraId="5017893B" w14:textId="2456E7AC" w:rsidR="000F115D" w:rsidRPr="00624211" w:rsidRDefault="00000000" w:rsidP="00624211">
      <w:pPr>
        <w:ind w:left="720"/>
        <w:rPr>
          <w:ins w:id="35" w:author="saniya panjwani" w:date="2026-05-14T18:01:00Z" w16du:dateUtc="2026-05-14T12:31:00Z"/>
          <w:lang w:val="en-IN"/>
        </w:rPr>
      </w:pPr>
      <w:ins w:id="36" w:author="saniya panjwani" w:date="2026-05-14T18:01:00Z" w16du:dateUtc="2026-05-14T12:31:00Z">
        <w:r>
          <w:rPr>
            <w:lang w:val="en-IN"/>
          </w:rPr>
          <w:pict w14:anchorId="31F8796C">
            <v:rect id="_x0000_i1030" style="width:0;height:1.5pt" o:hralign="center" o:hrstd="t" o:hr="t" fillcolor="#a0a0a0" stroked="f"/>
          </w:pict>
        </w:r>
      </w:ins>
    </w:p>
    <w:p w14:paraId="0E22F68E" w14:textId="77777777" w:rsidR="00547602" w:rsidRDefault="00547602" w:rsidP="00547602">
      <w:pPr>
        <w:rPr>
          <w:b/>
          <w:bCs/>
          <w:lang w:val="en-IN"/>
        </w:rPr>
      </w:pPr>
      <w:r>
        <w:rPr>
          <w:b/>
          <w:bCs/>
          <w:lang w:val="en-IN"/>
        </w:rPr>
        <w:t>14</w:t>
      </w:r>
      <w:r w:rsidRPr="00547602">
        <w:rPr>
          <w:b/>
          <w:bCs/>
          <w:lang w:val="en-IN"/>
        </w:rPr>
        <w:t>. Understanding the Role of manage.py, urls.py, and views.py</w:t>
      </w:r>
    </w:p>
    <w:p w14:paraId="2A340D17" w14:textId="36D46B3E" w:rsidR="00547602" w:rsidRPr="00547602" w:rsidRDefault="00547602" w:rsidP="00547602">
      <w:pPr>
        <w:rPr>
          <w:b/>
          <w:bCs/>
          <w:lang w:val="en-IN"/>
        </w:rPr>
      </w:pPr>
      <w:r>
        <w:rPr>
          <w:b/>
          <w:bCs/>
          <w:lang w:val="en-IN"/>
        </w:rPr>
        <w:t xml:space="preserve">Ans. </w:t>
      </w:r>
      <w:r w:rsidRPr="00547602">
        <w:rPr>
          <w:b/>
          <w:bCs/>
          <w:lang w:val="en-IN"/>
        </w:rPr>
        <w:t>manage.py</w:t>
      </w:r>
    </w:p>
    <w:p w14:paraId="29E6EC3F" w14:textId="77777777" w:rsidR="00547602" w:rsidRPr="00547602" w:rsidRDefault="00547602" w:rsidP="00547602">
      <w:pPr>
        <w:ind w:left="720"/>
        <w:rPr>
          <w:lang w:val="en-IN"/>
        </w:rPr>
      </w:pPr>
      <w:r w:rsidRPr="00547602">
        <w:rPr>
          <w:lang w:val="en-IN"/>
        </w:rPr>
        <w:t>manage.py is a command-line tool used to interact with the Django project.</w:t>
      </w:r>
    </w:p>
    <w:p w14:paraId="1B01EBE7" w14:textId="77777777" w:rsidR="00547602" w:rsidRPr="00547602" w:rsidRDefault="00547602" w:rsidP="00547602">
      <w:pPr>
        <w:ind w:left="720"/>
        <w:rPr>
          <w:lang w:val="en-IN"/>
        </w:rPr>
      </w:pPr>
      <w:r w:rsidRPr="00547602">
        <w:rPr>
          <w:lang w:val="en-IN"/>
        </w:rPr>
        <w:t>Common commands:</w:t>
      </w:r>
    </w:p>
    <w:p w14:paraId="33C3CD8B" w14:textId="77777777" w:rsidR="00547602" w:rsidRPr="00547602" w:rsidRDefault="00547602" w:rsidP="00547602">
      <w:pPr>
        <w:ind w:left="720"/>
        <w:rPr>
          <w:lang w:val="en-IN"/>
        </w:rPr>
      </w:pPr>
      <w:r w:rsidRPr="00547602">
        <w:rPr>
          <w:lang w:val="en-IN"/>
        </w:rPr>
        <w:t xml:space="preserve">python manage.py </w:t>
      </w:r>
      <w:proofErr w:type="spellStart"/>
      <w:r w:rsidRPr="00547602">
        <w:rPr>
          <w:lang w:val="en-IN"/>
        </w:rPr>
        <w:t>runserver</w:t>
      </w:r>
      <w:proofErr w:type="spellEnd"/>
      <w:r w:rsidRPr="00547602">
        <w:rPr>
          <w:lang w:val="en-IN"/>
        </w:rPr>
        <w:br/>
        <w:t xml:space="preserve">python manage.py </w:t>
      </w:r>
      <w:proofErr w:type="spellStart"/>
      <w:r w:rsidRPr="00547602">
        <w:rPr>
          <w:lang w:val="en-IN"/>
        </w:rPr>
        <w:t>makemigrations</w:t>
      </w:r>
      <w:proofErr w:type="spellEnd"/>
      <w:r w:rsidRPr="00547602">
        <w:rPr>
          <w:lang w:val="en-IN"/>
        </w:rPr>
        <w:br/>
        <w:t>python manage.py migrate</w:t>
      </w:r>
      <w:r w:rsidRPr="00547602">
        <w:rPr>
          <w:lang w:val="en-IN"/>
        </w:rPr>
        <w:br/>
        <w:t xml:space="preserve">python manage.py </w:t>
      </w:r>
      <w:proofErr w:type="spellStart"/>
      <w:r w:rsidRPr="00547602">
        <w:rPr>
          <w:lang w:val="en-IN"/>
        </w:rPr>
        <w:t>createsuperuser</w:t>
      </w:r>
      <w:proofErr w:type="spellEnd"/>
    </w:p>
    <w:p w14:paraId="79B1120D" w14:textId="77777777" w:rsidR="00547602" w:rsidRPr="00547602" w:rsidRDefault="00000000" w:rsidP="00547602">
      <w:pPr>
        <w:ind w:left="720"/>
        <w:rPr>
          <w:lang w:val="en-IN"/>
        </w:rPr>
      </w:pPr>
      <w:r>
        <w:rPr>
          <w:lang w:val="en-IN"/>
        </w:rPr>
        <w:pict w14:anchorId="4AB5D4DD">
          <v:rect id="_x0000_i1031" style="width:0;height:1.5pt" o:hralign="center" o:hrstd="t" o:hr="t" fillcolor="#a0a0a0" stroked="f"/>
        </w:pict>
      </w:r>
    </w:p>
    <w:p w14:paraId="190E84A5" w14:textId="77777777" w:rsidR="00547602" w:rsidRPr="00547602" w:rsidRDefault="00547602" w:rsidP="00547602">
      <w:pPr>
        <w:ind w:left="720"/>
        <w:rPr>
          <w:b/>
          <w:bCs/>
          <w:lang w:val="en-IN"/>
        </w:rPr>
      </w:pPr>
      <w:r w:rsidRPr="00547602">
        <w:rPr>
          <w:b/>
          <w:bCs/>
          <w:lang w:val="en-IN"/>
        </w:rPr>
        <w:t>urls.py</w:t>
      </w:r>
    </w:p>
    <w:p w14:paraId="5D037499" w14:textId="77777777" w:rsidR="00547602" w:rsidRPr="00547602" w:rsidRDefault="00547602" w:rsidP="00547602">
      <w:pPr>
        <w:ind w:left="720"/>
        <w:rPr>
          <w:lang w:val="en-IN"/>
        </w:rPr>
      </w:pPr>
      <w:r w:rsidRPr="00547602">
        <w:rPr>
          <w:lang w:val="en-IN"/>
        </w:rPr>
        <w:t xml:space="preserve">urls.py defines the </w:t>
      </w:r>
      <w:r w:rsidRPr="00547602">
        <w:rPr>
          <w:b/>
          <w:bCs/>
          <w:lang w:val="en-IN"/>
        </w:rPr>
        <w:t>URL routing</w:t>
      </w:r>
      <w:r w:rsidRPr="00547602">
        <w:rPr>
          <w:lang w:val="en-IN"/>
        </w:rPr>
        <w:t xml:space="preserve"> of the application.</w:t>
      </w:r>
      <w:r w:rsidRPr="00547602">
        <w:rPr>
          <w:lang w:val="en-IN"/>
        </w:rPr>
        <w:br/>
        <w:t>It connects URLs with specific views.</w:t>
      </w:r>
    </w:p>
    <w:p w14:paraId="689CF66F" w14:textId="77777777" w:rsidR="00547602" w:rsidRPr="00547602" w:rsidRDefault="00547602" w:rsidP="00547602">
      <w:pPr>
        <w:ind w:left="720"/>
        <w:rPr>
          <w:lang w:val="en-IN"/>
        </w:rPr>
      </w:pPr>
      <w:r w:rsidRPr="00547602">
        <w:rPr>
          <w:lang w:val="en-IN"/>
        </w:rPr>
        <w:t>Example:</w:t>
      </w:r>
    </w:p>
    <w:p w14:paraId="68A6ECE5" w14:textId="77777777" w:rsidR="00547602" w:rsidRPr="00547602" w:rsidRDefault="00547602" w:rsidP="00547602">
      <w:pPr>
        <w:ind w:left="720"/>
        <w:rPr>
          <w:lang w:val="en-IN"/>
        </w:rPr>
      </w:pPr>
      <w:r w:rsidRPr="00547602">
        <w:rPr>
          <w:lang w:val="en-IN"/>
        </w:rPr>
        <w:t xml:space="preserve">from </w:t>
      </w:r>
      <w:proofErr w:type="spellStart"/>
      <w:proofErr w:type="gramStart"/>
      <w:r w:rsidRPr="00547602">
        <w:rPr>
          <w:lang w:val="en-IN"/>
        </w:rPr>
        <w:t>django.urls</w:t>
      </w:r>
      <w:proofErr w:type="spellEnd"/>
      <w:proofErr w:type="gramEnd"/>
      <w:r w:rsidRPr="00547602">
        <w:rPr>
          <w:lang w:val="en-IN"/>
        </w:rPr>
        <w:t xml:space="preserve"> import path</w:t>
      </w:r>
      <w:r w:rsidRPr="00547602">
        <w:rPr>
          <w:lang w:val="en-IN"/>
        </w:rPr>
        <w:br/>
      </w:r>
      <w:proofErr w:type="gramStart"/>
      <w:r w:rsidRPr="00547602">
        <w:rPr>
          <w:lang w:val="en-IN"/>
        </w:rPr>
        <w:t>from .</w:t>
      </w:r>
      <w:proofErr w:type="gramEnd"/>
      <w:r w:rsidRPr="00547602">
        <w:rPr>
          <w:lang w:val="en-IN"/>
        </w:rPr>
        <w:t xml:space="preserve"> import views</w:t>
      </w:r>
      <w:r w:rsidRPr="00547602">
        <w:rPr>
          <w:lang w:val="en-IN"/>
        </w:rPr>
        <w:br/>
      </w:r>
      <w:r w:rsidRPr="00547602">
        <w:rPr>
          <w:lang w:val="en-IN"/>
        </w:rPr>
        <w:br/>
      </w:r>
      <w:proofErr w:type="spellStart"/>
      <w:r w:rsidRPr="00547602">
        <w:rPr>
          <w:lang w:val="en-IN"/>
        </w:rPr>
        <w:t>urlpatterns</w:t>
      </w:r>
      <w:proofErr w:type="spellEnd"/>
      <w:r w:rsidRPr="00547602">
        <w:rPr>
          <w:lang w:val="en-IN"/>
        </w:rPr>
        <w:t xml:space="preserve"> = [</w:t>
      </w:r>
      <w:r w:rsidRPr="00547602">
        <w:rPr>
          <w:lang w:val="en-IN"/>
        </w:rPr>
        <w:br/>
        <w:t xml:space="preserve">    </w:t>
      </w:r>
      <w:proofErr w:type="gramStart"/>
      <w:r w:rsidRPr="00547602">
        <w:rPr>
          <w:lang w:val="en-IN"/>
        </w:rPr>
        <w:t>path(</w:t>
      </w:r>
      <w:proofErr w:type="gramEnd"/>
      <w:r w:rsidRPr="00547602">
        <w:rPr>
          <w:lang w:val="en-IN"/>
        </w:rPr>
        <w:t xml:space="preserve">'', </w:t>
      </w:r>
      <w:proofErr w:type="spellStart"/>
      <w:proofErr w:type="gramStart"/>
      <w:r w:rsidRPr="00547602">
        <w:rPr>
          <w:lang w:val="en-IN"/>
        </w:rPr>
        <w:t>views.home</w:t>
      </w:r>
      <w:proofErr w:type="spellEnd"/>
      <w:proofErr w:type="gramEnd"/>
      <w:r w:rsidRPr="00547602">
        <w:rPr>
          <w:lang w:val="en-IN"/>
        </w:rPr>
        <w:t>),</w:t>
      </w:r>
      <w:r w:rsidRPr="00547602">
        <w:rPr>
          <w:lang w:val="en-IN"/>
        </w:rPr>
        <w:br/>
        <w:t>]</w:t>
      </w:r>
    </w:p>
    <w:p w14:paraId="66DAEE99" w14:textId="77777777" w:rsidR="00547602" w:rsidRPr="00547602" w:rsidRDefault="00547602" w:rsidP="00547602">
      <w:pPr>
        <w:ind w:left="720"/>
        <w:rPr>
          <w:lang w:val="en-IN"/>
        </w:rPr>
      </w:pPr>
      <w:r w:rsidRPr="00547602">
        <w:rPr>
          <w:lang w:val="en-IN"/>
        </w:rPr>
        <w:t>When user visits /, the home view is executed.</w:t>
      </w:r>
    </w:p>
    <w:p w14:paraId="78004283" w14:textId="77777777" w:rsidR="00547602" w:rsidRPr="00547602" w:rsidRDefault="00000000" w:rsidP="00547602">
      <w:pPr>
        <w:ind w:left="720"/>
        <w:rPr>
          <w:lang w:val="en-IN"/>
        </w:rPr>
      </w:pPr>
      <w:r>
        <w:rPr>
          <w:lang w:val="en-IN"/>
        </w:rPr>
        <w:pict w14:anchorId="3CB3F1C9">
          <v:rect id="_x0000_i1032" style="width:0;height:1.5pt" o:hralign="center" o:hrstd="t" o:hr="t" fillcolor="#a0a0a0" stroked="f"/>
        </w:pict>
      </w:r>
    </w:p>
    <w:p w14:paraId="3D04A11D" w14:textId="77777777" w:rsidR="00547602" w:rsidRPr="00547602" w:rsidRDefault="00547602" w:rsidP="00547602">
      <w:pPr>
        <w:ind w:left="720"/>
        <w:rPr>
          <w:b/>
          <w:bCs/>
          <w:lang w:val="en-IN"/>
        </w:rPr>
      </w:pPr>
      <w:r w:rsidRPr="00547602">
        <w:rPr>
          <w:b/>
          <w:bCs/>
          <w:lang w:val="en-IN"/>
        </w:rPr>
        <w:t>views.py</w:t>
      </w:r>
    </w:p>
    <w:p w14:paraId="75A5A362" w14:textId="77777777" w:rsidR="00547602" w:rsidRPr="00547602" w:rsidRDefault="00547602" w:rsidP="00547602">
      <w:pPr>
        <w:ind w:left="720"/>
        <w:rPr>
          <w:lang w:val="en-IN"/>
        </w:rPr>
      </w:pPr>
      <w:r w:rsidRPr="00547602">
        <w:rPr>
          <w:lang w:val="en-IN"/>
        </w:rPr>
        <w:t xml:space="preserve">views.py contains the </w:t>
      </w:r>
      <w:r w:rsidRPr="00547602">
        <w:rPr>
          <w:b/>
          <w:bCs/>
          <w:lang w:val="en-IN"/>
        </w:rPr>
        <w:t>business logic</w:t>
      </w:r>
      <w:r w:rsidRPr="00547602">
        <w:rPr>
          <w:lang w:val="en-IN"/>
        </w:rPr>
        <w:t xml:space="preserve"> of the application.</w:t>
      </w:r>
    </w:p>
    <w:p w14:paraId="6E79DC3D" w14:textId="77777777" w:rsidR="00547602" w:rsidRPr="00547602" w:rsidRDefault="00547602" w:rsidP="00547602">
      <w:pPr>
        <w:ind w:left="720"/>
        <w:rPr>
          <w:lang w:val="en-IN"/>
        </w:rPr>
      </w:pPr>
      <w:r w:rsidRPr="00547602">
        <w:rPr>
          <w:lang w:val="en-IN"/>
        </w:rPr>
        <w:t>Example:</w:t>
      </w:r>
    </w:p>
    <w:p w14:paraId="5402F0E4" w14:textId="77777777" w:rsidR="00547602" w:rsidRPr="00547602" w:rsidRDefault="00547602" w:rsidP="00547602">
      <w:pPr>
        <w:ind w:left="720"/>
        <w:rPr>
          <w:lang w:val="en-IN"/>
        </w:rPr>
      </w:pPr>
      <w:r w:rsidRPr="00547602">
        <w:rPr>
          <w:lang w:val="en-IN"/>
        </w:rPr>
        <w:lastRenderedPageBreak/>
        <w:t xml:space="preserve">from </w:t>
      </w:r>
      <w:proofErr w:type="spellStart"/>
      <w:proofErr w:type="gramStart"/>
      <w:r w:rsidRPr="00547602">
        <w:rPr>
          <w:lang w:val="en-IN"/>
        </w:rPr>
        <w:t>django.shortcuts</w:t>
      </w:r>
      <w:proofErr w:type="spellEnd"/>
      <w:proofErr w:type="gramEnd"/>
      <w:r w:rsidRPr="00547602">
        <w:rPr>
          <w:lang w:val="en-IN"/>
        </w:rPr>
        <w:t xml:space="preserve"> import render</w:t>
      </w:r>
      <w:r w:rsidRPr="00547602">
        <w:rPr>
          <w:lang w:val="en-IN"/>
        </w:rPr>
        <w:br/>
      </w:r>
      <w:r w:rsidRPr="00547602">
        <w:rPr>
          <w:lang w:val="en-IN"/>
        </w:rPr>
        <w:br/>
        <w:t>def home(request):</w:t>
      </w:r>
      <w:r w:rsidRPr="00547602">
        <w:rPr>
          <w:lang w:val="en-IN"/>
        </w:rPr>
        <w:br/>
        <w:t xml:space="preserve">    return </w:t>
      </w:r>
      <w:proofErr w:type="gramStart"/>
      <w:r w:rsidRPr="00547602">
        <w:rPr>
          <w:lang w:val="en-IN"/>
        </w:rPr>
        <w:t>render(</w:t>
      </w:r>
      <w:proofErr w:type="gramEnd"/>
      <w:r w:rsidRPr="00547602">
        <w:rPr>
          <w:lang w:val="en-IN"/>
        </w:rPr>
        <w:t>request, "home.html")</w:t>
      </w:r>
    </w:p>
    <w:p w14:paraId="0FE047DA" w14:textId="77777777" w:rsidR="00547602" w:rsidRPr="00547602" w:rsidRDefault="00547602" w:rsidP="00547602">
      <w:pPr>
        <w:ind w:left="720"/>
        <w:rPr>
          <w:lang w:val="en-IN"/>
        </w:rPr>
      </w:pPr>
      <w:r w:rsidRPr="00547602">
        <w:rPr>
          <w:lang w:val="en-IN"/>
        </w:rPr>
        <w:t>Views process requests and return responses (HTML pages or data).</w:t>
      </w:r>
    </w:p>
    <w:p w14:paraId="54071BD9" w14:textId="77777777" w:rsidR="000F115D" w:rsidRPr="000F115D" w:rsidRDefault="000F115D" w:rsidP="000F115D">
      <w:pPr>
        <w:rPr>
          <w:ins w:id="37" w:author="saniya panjwani" w:date="2026-05-14T18:01:00Z" w16du:dateUtc="2026-05-14T12:31:00Z"/>
          <w:b/>
          <w:bCs/>
          <w:lang w:val="en-IN"/>
        </w:rPr>
      </w:pPr>
      <w:ins w:id="38" w:author="saniya panjwani" w:date="2026-05-14T18:01:00Z" w16du:dateUtc="2026-05-14T12:31:00Z">
        <w:r w:rsidRPr="000F115D">
          <w:rPr>
            <w:b/>
            <w:bCs/>
            <w:lang w:val="en-IN"/>
          </w:rPr>
          <w:t>Q15. Explain Django’s MVT (Model-View-Template) architecture and how it handles request-response cycles.</w:t>
        </w:r>
      </w:ins>
    </w:p>
    <w:p w14:paraId="2FC435EA" w14:textId="77777777" w:rsidR="000F115D" w:rsidRPr="000F115D" w:rsidRDefault="000F115D" w:rsidP="000F115D">
      <w:pPr>
        <w:rPr>
          <w:ins w:id="39" w:author="saniya panjwani" w:date="2026-05-14T18:01:00Z" w16du:dateUtc="2026-05-14T12:31:00Z"/>
          <w:lang w:val="en-IN"/>
        </w:rPr>
      </w:pPr>
      <w:ins w:id="40" w:author="saniya panjwani" w:date="2026-05-14T18:01:00Z" w16du:dateUtc="2026-05-14T12:31:00Z">
        <w:r w:rsidRPr="000F115D">
          <w:rPr>
            <w:lang w:val="en-IN"/>
          </w:rPr>
          <w:t xml:space="preserve">Django follows the </w:t>
        </w:r>
        <w:r w:rsidRPr="000F115D">
          <w:rPr>
            <w:b/>
            <w:bCs/>
            <w:lang w:val="en-IN"/>
          </w:rPr>
          <w:t>MVT (Model-View-Template)</w:t>
        </w:r>
        <w:r w:rsidRPr="000F115D">
          <w:rPr>
            <w:lang w:val="en-IN"/>
          </w:rPr>
          <w:t xml:space="preserve"> architecture, which is similar to MVC but structured differently. The </w:t>
        </w:r>
        <w:r w:rsidRPr="000F115D">
          <w:rPr>
            <w:b/>
            <w:bCs/>
            <w:lang w:val="en-IN"/>
          </w:rPr>
          <w:t>Model</w:t>
        </w:r>
        <w:r w:rsidRPr="000F115D">
          <w:rPr>
            <w:lang w:val="en-IN"/>
          </w:rPr>
          <w:t xml:space="preserve"> handles the database and defines the data structure using Python classes. The </w:t>
        </w:r>
        <w:r w:rsidRPr="000F115D">
          <w:rPr>
            <w:b/>
            <w:bCs/>
            <w:lang w:val="en-IN"/>
          </w:rPr>
          <w:t>View</w:t>
        </w:r>
        <w:r w:rsidRPr="000F115D">
          <w:rPr>
            <w:lang w:val="en-IN"/>
          </w:rPr>
          <w:t xml:space="preserve"> contains the business logic and processes user requests, while the </w:t>
        </w:r>
        <w:r w:rsidRPr="000F115D">
          <w:rPr>
            <w:b/>
            <w:bCs/>
            <w:lang w:val="en-IN"/>
          </w:rPr>
          <w:t>Template</w:t>
        </w:r>
        <w:r w:rsidRPr="000F115D">
          <w:rPr>
            <w:lang w:val="en-IN"/>
          </w:rPr>
          <w:t xml:space="preserve"> is responsible for presenting data as HTML to the user.</w:t>
        </w:r>
      </w:ins>
    </w:p>
    <w:p w14:paraId="155522EF" w14:textId="77777777" w:rsidR="000F115D" w:rsidRPr="000F115D" w:rsidRDefault="000F115D" w:rsidP="000F115D">
      <w:pPr>
        <w:rPr>
          <w:ins w:id="41" w:author="saniya panjwani" w:date="2026-05-14T18:01:00Z" w16du:dateUtc="2026-05-14T12:31:00Z"/>
          <w:lang w:val="en-IN"/>
        </w:rPr>
      </w:pPr>
      <w:ins w:id="42" w:author="saniya panjwani" w:date="2026-05-14T18:01:00Z" w16du:dateUtc="2026-05-14T12:31:00Z">
        <w:r w:rsidRPr="000F115D">
          <w:rPr>
            <w:lang w:val="en-IN"/>
          </w:rPr>
          <w:t xml:space="preserve">When a user sends a request (for example, visiting a URL), Django first checks the </w:t>
        </w:r>
        <w:r w:rsidRPr="000F115D">
          <w:rPr>
            <w:b/>
            <w:bCs/>
            <w:lang w:val="en-IN"/>
          </w:rPr>
          <w:t>URL dispatcher (urls.py)</w:t>
        </w:r>
        <w:r w:rsidRPr="000F115D">
          <w:rPr>
            <w:lang w:val="en-IN"/>
          </w:rPr>
          <w:t xml:space="preserve"> to determine which view should handle the request. The view interacts with the model if needed, retrieves data, and then sends that data to a template. The template renders the final HTML page and sends it back as a response to the browser.</w:t>
        </w:r>
      </w:ins>
    </w:p>
    <w:p w14:paraId="7E29E4E4" w14:textId="77777777" w:rsidR="000F115D" w:rsidRPr="000F115D" w:rsidRDefault="000F115D" w:rsidP="000F115D">
      <w:pPr>
        <w:rPr>
          <w:ins w:id="43" w:author="saniya panjwani" w:date="2026-05-14T18:01:00Z" w16du:dateUtc="2026-05-14T12:31:00Z"/>
          <w:lang w:val="en-IN"/>
        </w:rPr>
      </w:pPr>
      <w:ins w:id="44" w:author="saniya panjwani" w:date="2026-05-14T18:01:00Z" w16du:dateUtc="2026-05-14T12:31:00Z">
        <w:r w:rsidRPr="000F115D">
          <w:rPr>
            <w:lang w:val="en-IN"/>
          </w:rPr>
          <w:t xml:space="preserve">For example, if a user visits /products, Django maps the URL to a view function like </w:t>
        </w:r>
        <w:proofErr w:type="spellStart"/>
        <w:r w:rsidRPr="000F115D">
          <w:rPr>
            <w:lang w:val="en-IN"/>
          </w:rPr>
          <w:t>product_</w:t>
        </w:r>
        <w:proofErr w:type="gramStart"/>
        <w:r w:rsidRPr="000F115D">
          <w:rPr>
            <w:lang w:val="en-IN"/>
          </w:rPr>
          <w:t>list</w:t>
        </w:r>
        <w:proofErr w:type="spellEnd"/>
        <w:r w:rsidRPr="000F115D">
          <w:rPr>
            <w:lang w:val="en-IN"/>
          </w:rPr>
          <w:t>(</w:t>
        </w:r>
        <w:proofErr w:type="gramEnd"/>
        <w:r w:rsidRPr="000F115D">
          <w:rPr>
            <w:lang w:val="en-IN"/>
          </w:rPr>
          <w:t>). This view fetches product data from the model and passes it to an HTML template, which displays the product list dynamically.</w:t>
        </w:r>
      </w:ins>
    </w:p>
    <w:p w14:paraId="283EF644" w14:textId="77777777" w:rsidR="000F115D" w:rsidRPr="000F115D" w:rsidRDefault="00000000" w:rsidP="000F115D">
      <w:pPr>
        <w:rPr>
          <w:ins w:id="45" w:author="saniya panjwani" w:date="2026-05-14T18:01:00Z" w16du:dateUtc="2026-05-14T12:31:00Z"/>
          <w:lang w:val="en-IN"/>
        </w:rPr>
      </w:pPr>
      <w:ins w:id="46" w:author="saniya panjwani" w:date="2026-05-14T18:01:00Z" w16du:dateUtc="2026-05-14T12:31:00Z">
        <w:r>
          <w:rPr>
            <w:lang w:val="en-IN"/>
          </w:rPr>
          <w:pict w14:anchorId="047F83AA">
            <v:rect id="_x0000_i1033" style="width:0;height:1.5pt" o:hralign="center" o:hrstd="t" o:hr="t" fillcolor="#a0a0a0" stroked="f"/>
          </w:pict>
        </w:r>
      </w:ins>
    </w:p>
    <w:p w14:paraId="127A56DD" w14:textId="77777777" w:rsidR="000F115D" w:rsidRPr="000F115D" w:rsidRDefault="000F115D" w:rsidP="000F115D">
      <w:pPr>
        <w:rPr>
          <w:ins w:id="47" w:author="saniya panjwani" w:date="2026-05-14T18:01:00Z" w16du:dateUtc="2026-05-14T12:31:00Z"/>
          <w:b/>
          <w:bCs/>
          <w:lang w:val="en-IN"/>
        </w:rPr>
      </w:pPr>
      <w:ins w:id="48" w:author="saniya panjwani" w:date="2026-05-14T18:01:00Z" w16du:dateUtc="2026-05-14T12:31:00Z">
        <w:r w:rsidRPr="000F115D">
          <w:rPr>
            <w:b/>
            <w:bCs/>
            <w:lang w:val="en-IN"/>
          </w:rPr>
          <w:t>Q16. Introduction to Django’s built-in admin panel.</w:t>
        </w:r>
      </w:ins>
    </w:p>
    <w:p w14:paraId="7A630CB0" w14:textId="77777777" w:rsidR="000F115D" w:rsidRPr="000F115D" w:rsidRDefault="000F115D" w:rsidP="000F115D">
      <w:pPr>
        <w:rPr>
          <w:ins w:id="49" w:author="saniya panjwani" w:date="2026-05-14T18:01:00Z" w16du:dateUtc="2026-05-14T12:31:00Z"/>
          <w:lang w:val="en-IN"/>
        </w:rPr>
      </w:pPr>
      <w:ins w:id="50" w:author="saniya panjwani" w:date="2026-05-14T18:01:00Z" w16du:dateUtc="2026-05-14T12:31:00Z">
        <w:r w:rsidRPr="000F115D">
          <w:rPr>
            <w:lang w:val="en-IN"/>
          </w:rPr>
          <w:t>The admin panel in Django is a powerful built-in feature that allows developers to manage database records through a user-friendly interface. It is automatically generated and requires minimal configuration, making it easy to perform CRUD (Create, Read, Update, Delete) operations without writing additional code.</w:t>
        </w:r>
      </w:ins>
    </w:p>
    <w:p w14:paraId="44EAA2D0" w14:textId="77777777" w:rsidR="000F115D" w:rsidRPr="000F115D" w:rsidRDefault="000F115D" w:rsidP="000F115D">
      <w:pPr>
        <w:rPr>
          <w:ins w:id="51" w:author="saniya panjwani" w:date="2026-05-14T18:01:00Z" w16du:dateUtc="2026-05-14T12:31:00Z"/>
          <w:lang w:val="en-IN"/>
        </w:rPr>
      </w:pPr>
      <w:ins w:id="52" w:author="saniya panjwani" w:date="2026-05-14T18:01:00Z" w16du:dateUtc="2026-05-14T12:31:00Z">
        <w:r w:rsidRPr="000F115D">
          <w:rPr>
            <w:lang w:val="en-IN"/>
          </w:rPr>
          <w:t xml:space="preserve">To use the admin panel, developers need to create a superuser using the command python manage.py </w:t>
        </w:r>
        <w:proofErr w:type="spellStart"/>
        <w:r w:rsidRPr="000F115D">
          <w:rPr>
            <w:lang w:val="en-IN"/>
          </w:rPr>
          <w:t>createsuperuser</w:t>
        </w:r>
        <w:proofErr w:type="spellEnd"/>
        <w:r w:rsidRPr="000F115D">
          <w:rPr>
            <w:lang w:val="en-IN"/>
          </w:rPr>
          <w:t>. Once logged in, the admin dashboard displays registered models, allowing administrators to manage data efficiently. It is especially useful during development and testing.</w:t>
        </w:r>
      </w:ins>
    </w:p>
    <w:p w14:paraId="7874EE89" w14:textId="77777777" w:rsidR="000F115D" w:rsidRPr="000F115D" w:rsidRDefault="000F115D" w:rsidP="000F115D">
      <w:pPr>
        <w:rPr>
          <w:ins w:id="53" w:author="saniya panjwani" w:date="2026-05-14T18:01:00Z" w16du:dateUtc="2026-05-14T12:31:00Z"/>
          <w:lang w:val="en-IN"/>
        </w:rPr>
      </w:pPr>
      <w:ins w:id="54" w:author="saniya panjwani" w:date="2026-05-14T18:01:00Z" w16du:dateUtc="2026-05-14T12:31:00Z">
        <w:r w:rsidRPr="000F115D">
          <w:rPr>
            <w:lang w:val="en-IN"/>
          </w:rPr>
          <w:t>For example, if you have a Product model, registering it in admin.py allows you to add, edit, or delete products directly from the admin interface without creating separate views.</w:t>
        </w:r>
      </w:ins>
    </w:p>
    <w:p w14:paraId="38EFE9F7" w14:textId="77777777" w:rsidR="000F115D" w:rsidRPr="000F115D" w:rsidRDefault="00000000" w:rsidP="000F115D">
      <w:pPr>
        <w:rPr>
          <w:ins w:id="55" w:author="saniya panjwani" w:date="2026-05-14T18:01:00Z" w16du:dateUtc="2026-05-14T12:31:00Z"/>
          <w:lang w:val="en-IN"/>
        </w:rPr>
      </w:pPr>
      <w:ins w:id="56" w:author="saniya panjwani" w:date="2026-05-14T18:01:00Z" w16du:dateUtc="2026-05-14T12:31:00Z">
        <w:r>
          <w:rPr>
            <w:lang w:val="en-IN"/>
          </w:rPr>
          <w:pict w14:anchorId="2AEAC0F0">
            <v:rect id="_x0000_i1034" style="width:0;height:1.5pt" o:hralign="center" o:hrstd="t" o:hr="t" fillcolor="#a0a0a0" stroked="f"/>
          </w:pict>
        </w:r>
      </w:ins>
    </w:p>
    <w:p w14:paraId="66EF8DA8" w14:textId="77777777" w:rsidR="000F115D" w:rsidRPr="000F115D" w:rsidRDefault="000F115D" w:rsidP="000F115D">
      <w:pPr>
        <w:rPr>
          <w:ins w:id="57" w:author="saniya panjwani" w:date="2026-05-14T18:01:00Z" w16du:dateUtc="2026-05-14T12:31:00Z"/>
          <w:b/>
          <w:bCs/>
          <w:lang w:val="en-IN"/>
        </w:rPr>
      </w:pPr>
      <w:ins w:id="58" w:author="saniya panjwani" w:date="2026-05-14T18:01:00Z" w16du:dateUtc="2026-05-14T12:31:00Z">
        <w:r w:rsidRPr="000F115D">
          <w:rPr>
            <w:b/>
            <w:bCs/>
            <w:lang w:val="en-IN"/>
          </w:rPr>
          <w:t>Q17. Customizing the Django admin interface to manage database records.</w:t>
        </w:r>
      </w:ins>
    </w:p>
    <w:p w14:paraId="0F1A5993" w14:textId="77777777" w:rsidR="000F115D" w:rsidRPr="000F115D" w:rsidRDefault="000F115D" w:rsidP="000F115D">
      <w:pPr>
        <w:rPr>
          <w:ins w:id="59" w:author="saniya panjwani" w:date="2026-05-14T18:01:00Z" w16du:dateUtc="2026-05-14T12:31:00Z"/>
          <w:lang w:val="en-IN"/>
        </w:rPr>
      </w:pPr>
      <w:ins w:id="60" w:author="saniya panjwani" w:date="2026-05-14T18:01:00Z" w16du:dateUtc="2026-05-14T12:31:00Z">
        <w:r w:rsidRPr="000F115D">
          <w:rPr>
            <w:lang w:val="en-IN"/>
          </w:rPr>
          <w:lastRenderedPageBreak/>
          <w:t xml:space="preserve">Django allows extensive customization of the admin interface to improve usability and functionality. Developers can modify how data is displayed by customizing model admin classes in admin.py. Options like </w:t>
        </w:r>
        <w:proofErr w:type="spellStart"/>
        <w:r w:rsidRPr="000F115D">
          <w:rPr>
            <w:lang w:val="en-IN"/>
          </w:rPr>
          <w:t>list_display</w:t>
        </w:r>
        <w:proofErr w:type="spellEnd"/>
        <w:r w:rsidRPr="000F115D">
          <w:rPr>
            <w:lang w:val="en-IN"/>
          </w:rPr>
          <w:t xml:space="preserve">, </w:t>
        </w:r>
        <w:proofErr w:type="spellStart"/>
        <w:r w:rsidRPr="000F115D">
          <w:rPr>
            <w:lang w:val="en-IN"/>
          </w:rPr>
          <w:t>search_fields</w:t>
        </w:r>
        <w:proofErr w:type="spellEnd"/>
        <w:r w:rsidRPr="000F115D">
          <w:rPr>
            <w:lang w:val="en-IN"/>
          </w:rPr>
          <w:t xml:space="preserve">, and </w:t>
        </w:r>
        <w:proofErr w:type="spellStart"/>
        <w:r w:rsidRPr="000F115D">
          <w:rPr>
            <w:lang w:val="en-IN"/>
          </w:rPr>
          <w:t>list_filter</w:t>
        </w:r>
        <w:proofErr w:type="spellEnd"/>
        <w:r w:rsidRPr="000F115D">
          <w:rPr>
            <w:lang w:val="en-IN"/>
          </w:rPr>
          <w:t xml:space="preserve"> help in organizing and filtering data efficiently.</w:t>
        </w:r>
      </w:ins>
    </w:p>
    <w:p w14:paraId="00EB1354" w14:textId="77777777" w:rsidR="000F115D" w:rsidRPr="000F115D" w:rsidRDefault="000F115D" w:rsidP="000F115D">
      <w:pPr>
        <w:rPr>
          <w:ins w:id="61" w:author="saniya panjwani" w:date="2026-05-14T18:01:00Z" w16du:dateUtc="2026-05-14T12:31:00Z"/>
          <w:lang w:val="en-IN"/>
        </w:rPr>
      </w:pPr>
      <w:ins w:id="62" w:author="saniya panjwani" w:date="2026-05-14T18:01:00Z" w16du:dateUtc="2026-05-14T12:31:00Z">
        <w:r w:rsidRPr="000F115D">
          <w:rPr>
            <w:lang w:val="en-IN"/>
          </w:rPr>
          <w:t>Customization also includes adding inline models, changing field layouts, and modifying forms. This helps in creating a more user-friendly interface tailored to specific project needs. Developers can even override templates for advanced customization.</w:t>
        </w:r>
      </w:ins>
    </w:p>
    <w:p w14:paraId="55513676" w14:textId="77777777" w:rsidR="000F115D" w:rsidRPr="000F115D" w:rsidRDefault="000F115D" w:rsidP="000F115D">
      <w:pPr>
        <w:rPr>
          <w:ins w:id="63" w:author="saniya panjwani" w:date="2026-05-14T18:01:00Z" w16du:dateUtc="2026-05-14T12:31:00Z"/>
          <w:lang w:val="en-IN"/>
        </w:rPr>
      </w:pPr>
      <w:ins w:id="64" w:author="saniya panjwani" w:date="2026-05-14T18:01:00Z" w16du:dateUtc="2026-05-14T12:31:00Z">
        <w:r w:rsidRPr="000F115D">
          <w:rPr>
            <w:lang w:val="en-IN"/>
          </w:rPr>
          <w:t>For example, if managing products, you can display product name, price, and category in the admin list view and enable search functionality. This makes it easier for admins to find and manage records quickly.</w:t>
        </w:r>
      </w:ins>
    </w:p>
    <w:p w14:paraId="27A32882" w14:textId="77777777" w:rsidR="000F115D" w:rsidRPr="000F115D" w:rsidRDefault="00000000" w:rsidP="000F115D">
      <w:pPr>
        <w:rPr>
          <w:ins w:id="65" w:author="saniya panjwani" w:date="2026-05-14T18:01:00Z" w16du:dateUtc="2026-05-14T12:31:00Z"/>
          <w:lang w:val="en-IN"/>
        </w:rPr>
      </w:pPr>
      <w:ins w:id="66" w:author="saniya panjwani" w:date="2026-05-14T18:01:00Z" w16du:dateUtc="2026-05-14T12:31:00Z">
        <w:r>
          <w:rPr>
            <w:lang w:val="en-IN"/>
          </w:rPr>
          <w:pict w14:anchorId="0AF8892A">
            <v:rect id="_x0000_i1035" style="width:0;height:1.5pt" o:hralign="center" o:hrstd="t" o:hr="t" fillcolor="#a0a0a0" stroked="f"/>
          </w:pict>
        </w:r>
      </w:ins>
    </w:p>
    <w:p w14:paraId="3955C7C9" w14:textId="77777777" w:rsidR="000F115D" w:rsidRPr="000F115D" w:rsidRDefault="000F115D" w:rsidP="000F115D">
      <w:pPr>
        <w:rPr>
          <w:ins w:id="67" w:author="saniya panjwani" w:date="2026-05-14T18:01:00Z" w16du:dateUtc="2026-05-14T12:31:00Z"/>
          <w:b/>
          <w:bCs/>
          <w:lang w:val="en-IN"/>
        </w:rPr>
      </w:pPr>
      <w:ins w:id="68" w:author="saniya panjwani" w:date="2026-05-14T18:01:00Z" w16du:dateUtc="2026-05-14T12:31:00Z">
        <w:r w:rsidRPr="000F115D">
          <w:rPr>
            <w:b/>
            <w:bCs/>
            <w:lang w:val="en-IN"/>
          </w:rPr>
          <w:t>Q18. Setting up URL patterns in urls.py for routing requests to views.</w:t>
        </w:r>
      </w:ins>
    </w:p>
    <w:p w14:paraId="2ADE4B94" w14:textId="77777777" w:rsidR="000F115D" w:rsidRPr="000F115D" w:rsidRDefault="000F115D" w:rsidP="000F115D">
      <w:pPr>
        <w:rPr>
          <w:ins w:id="69" w:author="saniya panjwani" w:date="2026-05-14T18:01:00Z" w16du:dateUtc="2026-05-14T12:31:00Z"/>
          <w:lang w:val="en-IN"/>
        </w:rPr>
      </w:pPr>
      <w:ins w:id="70" w:author="saniya panjwani" w:date="2026-05-14T18:01:00Z" w16du:dateUtc="2026-05-14T12:31:00Z">
        <w:r w:rsidRPr="000F115D">
          <w:rPr>
            <w:lang w:val="en-IN"/>
          </w:rPr>
          <w:t>In Django, urls.py is used to define URL patterns that map user requests to corresponding view functions. This routing system ensures that each URL triggers the correct logic in the application.</w:t>
        </w:r>
      </w:ins>
    </w:p>
    <w:p w14:paraId="2D063346" w14:textId="77777777" w:rsidR="000F115D" w:rsidRPr="000F115D" w:rsidRDefault="000F115D" w:rsidP="000F115D">
      <w:pPr>
        <w:rPr>
          <w:ins w:id="71" w:author="saniya panjwani" w:date="2026-05-14T18:01:00Z" w16du:dateUtc="2026-05-14T12:31:00Z"/>
          <w:lang w:val="en-IN"/>
        </w:rPr>
      </w:pPr>
      <w:ins w:id="72" w:author="saniya panjwani" w:date="2026-05-14T18:01:00Z" w16du:dateUtc="2026-05-14T12:31:00Z">
        <w:r w:rsidRPr="000F115D">
          <w:rPr>
            <w:lang w:val="en-IN"/>
          </w:rPr>
          <w:t xml:space="preserve">Each URL pattern uses the </w:t>
        </w:r>
        <w:proofErr w:type="gramStart"/>
        <w:r w:rsidRPr="000F115D">
          <w:rPr>
            <w:lang w:val="en-IN"/>
          </w:rPr>
          <w:t>path(</w:t>
        </w:r>
        <w:proofErr w:type="gramEnd"/>
        <w:r w:rsidRPr="000F115D">
          <w:rPr>
            <w:lang w:val="en-IN"/>
          </w:rPr>
          <w:t>) function, where the first argument is the URL route and the second argument is the view function. Django processes incoming requests and matches them with these patterns to determine which view should handle the request.</w:t>
        </w:r>
      </w:ins>
    </w:p>
    <w:p w14:paraId="61E9DB58" w14:textId="77777777" w:rsidR="000F115D" w:rsidRPr="000F115D" w:rsidRDefault="000F115D" w:rsidP="000F115D">
      <w:pPr>
        <w:rPr>
          <w:ins w:id="73" w:author="saniya panjwani" w:date="2026-05-14T18:01:00Z" w16du:dateUtc="2026-05-14T12:31:00Z"/>
          <w:lang w:val="en-IN"/>
        </w:rPr>
      </w:pPr>
      <w:ins w:id="74" w:author="saniya panjwani" w:date="2026-05-14T18:01:00Z" w16du:dateUtc="2026-05-14T12:31:00Z">
        <w:r w:rsidRPr="000F115D">
          <w:rPr>
            <w:lang w:val="en-IN"/>
          </w:rPr>
          <w:t>For example:</w:t>
        </w:r>
      </w:ins>
    </w:p>
    <w:p w14:paraId="6390B3C8" w14:textId="77777777" w:rsidR="000F115D" w:rsidRPr="000F115D" w:rsidRDefault="000F115D" w:rsidP="000F115D">
      <w:pPr>
        <w:rPr>
          <w:ins w:id="75" w:author="saniya panjwani" w:date="2026-05-14T18:01:00Z" w16du:dateUtc="2026-05-14T12:31:00Z"/>
          <w:lang w:val="en-IN"/>
        </w:rPr>
      </w:pPr>
      <w:proofErr w:type="gramStart"/>
      <w:ins w:id="76" w:author="saniya panjwani" w:date="2026-05-14T18:01:00Z" w16du:dateUtc="2026-05-14T12:31:00Z">
        <w:r w:rsidRPr="000F115D">
          <w:rPr>
            <w:lang w:val="en-IN"/>
          </w:rPr>
          <w:t>path(</w:t>
        </w:r>
        <w:proofErr w:type="gramEnd"/>
        <w:r w:rsidRPr="000F115D">
          <w:rPr>
            <w:lang w:val="en-IN"/>
          </w:rPr>
          <w:t xml:space="preserve">'home/', </w:t>
        </w:r>
        <w:proofErr w:type="spellStart"/>
        <w:proofErr w:type="gramStart"/>
        <w:r w:rsidRPr="000F115D">
          <w:rPr>
            <w:lang w:val="en-IN"/>
          </w:rPr>
          <w:t>views.home</w:t>
        </w:r>
        <w:proofErr w:type="spellEnd"/>
        <w:proofErr w:type="gramEnd"/>
        <w:r w:rsidRPr="000F115D">
          <w:rPr>
            <w:lang w:val="en-IN"/>
          </w:rPr>
          <w:t>)</w:t>
        </w:r>
      </w:ins>
    </w:p>
    <w:p w14:paraId="414DE050" w14:textId="77777777" w:rsidR="000F115D" w:rsidRPr="000F115D" w:rsidRDefault="000F115D" w:rsidP="000F115D">
      <w:pPr>
        <w:rPr>
          <w:ins w:id="77" w:author="saniya panjwani" w:date="2026-05-14T18:01:00Z" w16du:dateUtc="2026-05-14T12:31:00Z"/>
          <w:lang w:val="en-IN"/>
        </w:rPr>
      </w:pPr>
      <w:ins w:id="78" w:author="saniya panjwani" w:date="2026-05-14T18:01:00Z" w16du:dateUtc="2026-05-14T12:31:00Z">
        <w:r w:rsidRPr="000F115D">
          <w:rPr>
            <w:lang w:val="en-IN"/>
          </w:rPr>
          <w:t>When a user visits /home/, Django calls the home view. This structured routing system makes web applications organized and scalable.</w:t>
        </w:r>
      </w:ins>
    </w:p>
    <w:p w14:paraId="63A3430A" w14:textId="77777777" w:rsidR="000F115D" w:rsidRPr="000F115D" w:rsidRDefault="00000000" w:rsidP="000F115D">
      <w:pPr>
        <w:rPr>
          <w:ins w:id="79" w:author="saniya panjwani" w:date="2026-05-14T18:01:00Z" w16du:dateUtc="2026-05-14T12:31:00Z"/>
          <w:lang w:val="en-IN"/>
        </w:rPr>
      </w:pPr>
      <w:ins w:id="80" w:author="saniya panjwani" w:date="2026-05-14T18:01:00Z" w16du:dateUtc="2026-05-14T12:31:00Z">
        <w:r>
          <w:rPr>
            <w:lang w:val="en-IN"/>
          </w:rPr>
          <w:pict w14:anchorId="7BB2B8CA">
            <v:rect id="_x0000_i1036" style="width:0;height:1.5pt" o:hralign="center" o:hrstd="t" o:hr="t" fillcolor="#a0a0a0" stroked="f"/>
          </w:pict>
        </w:r>
      </w:ins>
    </w:p>
    <w:p w14:paraId="094FB8A5" w14:textId="77777777" w:rsidR="000F115D" w:rsidRPr="000F115D" w:rsidRDefault="000F115D" w:rsidP="000F115D">
      <w:pPr>
        <w:rPr>
          <w:ins w:id="81" w:author="saniya panjwani" w:date="2026-05-14T18:01:00Z" w16du:dateUtc="2026-05-14T12:31:00Z"/>
          <w:b/>
          <w:bCs/>
          <w:lang w:val="en-IN"/>
        </w:rPr>
      </w:pPr>
      <w:ins w:id="82" w:author="saniya panjwani" w:date="2026-05-14T18:01:00Z" w16du:dateUtc="2026-05-14T12:31:00Z">
        <w:r w:rsidRPr="000F115D">
          <w:rPr>
            <w:b/>
            <w:bCs/>
            <w:lang w:val="en-IN"/>
          </w:rPr>
          <w:t>Q19. Integrating templates with views to render dynamic HTML content.</w:t>
        </w:r>
      </w:ins>
    </w:p>
    <w:p w14:paraId="526B3588" w14:textId="77777777" w:rsidR="000F115D" w:rsidRPr="000F115D" w:rsidRDefault="000F115D" w:rsidP="000F115D">
      <w:pPr>
        <w:rPr>
          <w:ins w:id="83" w:author="saniya panjwani" w:date="2026-05-14T18:01:00Z" w16du:dateUtc="2026-05-14T12:31:00Z"/>
          <w:lang w:val="en-IN"/>
        </w:rPr>
      </w:pPr>
      <w:ins w:id="84" w:author="saniya panjwani" w:date="2026-05-14T18:01:00Z" w16du:dateUtc="2026-05-14T12:31:00Z">
        <w:r w:rsidRPr="000F115D">
          <w:rPr>
            <w:lang w:val="en-IN"/>
          </w:rPr>
          <w:t>Templates in Django are used to generate dynamic HTML pages. Views pass data to templates using a context dictionary, and templates use this data to render content dynamically using template tags.</w:t>
        </w:r>
      </w:ins>
    </w:p>
    <w:p w14:paraId="75F186F5" w14:textId="77777777" w:rsidR="000F115D" w:rsidRPr="000F115D" w:rsidRDefault="000F115D" w:rsidP="000F115D">
      <w:pPr>
        <w:rPr>
          <w:ins w:id="85" w:author="saniya panjwani" w:date="2026-05-14T18:01:00Z" w16du:dateUtc="2026-05-14T12:31:00Z"/>
          <w:lang w:val="en-IN"/>
        </w:rPr>
      </w:pPr>
      <w:ins w:id="86" w:author="saniya panjwani" w:date="2026-05-14T18:01:00Z" w16du:dateUtc="2026-05-14T12:31:00Z">
        <w:r w:rsidRPr="000F115D">
          <w:rPr>
            <w:lang w:val="en-IN"/>
          </w:rPr>
          <w:t xml:space="preserve">The integration happens when a view uses the </w:t>
        </w:r>
        <w:proofErr w:type="gramStart"/>
        <w:r w:rsidRPr="000F115D">
          <w:rPr>
            <w:lang w:val="en-IN"/>
          </w:rPr>
          <w:t>render(</w:t>
        </w:r>
        <w:proofErr w:type="gramEnd"/>
        <w:r w:rsidRPr="000F115D">
          <w:rPr>
            <w:lang w:val="en-IN"/>
          </w:rPr>
          <w:t>) function, which combines the template with context data and returns an HTTP response. This separation of logic and presentation improves maintainability.</w:t>
        </w:r>
      </w:ins>
    </w:p>
    <w:p w14:paraId="4DD35C10" w14:textId="77777777" w:rsidR="000F115D" w:rsidRPr="000F115D" w:rsidRDefault="000F115D" w:rsidP="000F115D">
      <w:pPr>
        <w:rPr>
          <w:ins w:id="87" w:author="saniya panjwani" w:date="2026-05-14T18:01:00Z" w16du:dateUtc="2026-05-14T12:31:00Z"/>
          <w:lang w:val="en-IN"/>
        </w:rPr>
      </w:pPr>
      <w:ins w:id="88" w:author="saniya panjwani" w:date="2026-05-14T18:01:00Z" w16du:dateUtc="2026-05-14T12:31:00Z">
        <w:r w:rsidRPr="000F115D">
          <w:rPr>
            <w:lang w:val="en-IN"/>
          </w:rPr>
          <w:t>For example:</w:t>
        </w:r>
      </w:ins>
    </w:p>
    <w:p w14:paraId="407FC3C7" w14:textId="77777777" w:rsidR="000F115D" w:rsidRPr="000F115D" w:rsidRDefault="000F115D" w:rsidP="000F115D">
      <w:pPr>
        <w:rPr>
          <w:ins w:id="89" w:author="saniya panjwani" w:date="2026-05-14T18:01:00Z" w16du:dateUtc="2026-05-14T12:31:00Z"/>
          <w:lang w:val="en-IN"/>
        </w:rPr>
      </w:pPr>
      <w:ins w:id="90" w:author="saniya panjwani" w:date="2026-05-14T18:01:00Z" w16du:dateUtc="2026-05-14T12:31:00Z">
        <w:r w:rsidRPr="000F115D">
          <w:rPr>
            <w:lang w:val="en-IN"/>
          </w:rPr>
          <w:t xml:space="preserve">return </w:t>
        </w:r>
        <w:proofErr w:type="gramStart"/>
        <w:r w:rsidRPr="000F115D">
          <w:rPr>
            <w:lang w:val="en-IN"/>
          </w:rPr>
          <w:t>render(</w:t>
        </w:r>
        <w:proofErr w:type="gramEnd"/>
        <w:r w:rsidRPr="000F115D">
          <w:rPr>
            <w:lang w:val="en-IN"/>
          </w:rPr>
          <w:t>request, 'index.html', {'name': 'Saniya'})</w:t>
        </w:r>
      </w:ins>
    </w:p>
    <w:p w14:paraId="00868DB3" w14:textId="77777777" w:rsidR="000F115D" w:rsidRPr="000F115D" w:rsidRDefault="000F115D" w:rsidP="000F115D">
      <w:pPr>
        <w:rPr>
          <w:ins w:id="91" w:author="saniya panjwani" w:date="2026-05-14T18:01:00Z" w16du:dateUtc="2026-05-14T12:31:00Z"/>
          <w:lang w:val="en-IN"/>
        </w:rPr>
      </w:pPr>
      <w:ins w:id="92" w:author="saniya panjwani" w:date="2026-05-14T18:01:00Z" w16du:dateUtc="2026-05-14T12:31:00Z">
        <w:r w:rsidRPr="000F115D">
          <w:rPr>
            <w:lang w:val="en-IN"/>
          </w:rPr>
          <w:t xml:space="preserve">In the template, </w:t>
        </w:r>
        <w:proofErr w:type="gramStart"/>
        <w:r w:rsidRPr="000F115D">
          <w:rPr>
            <w:lang w:val="en-IN"/>
          </w:rPr>
          <w:t>{{ name</w:t>
        </w:r>
        <w:proofErr w:type="gramEnd"/>
        <w:r w:rsidRPr="000F115D">
          <w:rPr>
            <w:lang w:val="en-IN"/>
          </w:rPr>
          <w:t xml:space="preserve"> }} will display "Saniya". This allows dynamic content generation based on user input or database data.</w:t>
        </w:r>
      </w:ins>
    </w:p>
    <w:p w14:paraId="44F6CECA" w14:textId="77777777" w:rsidR="000F115D" w:rsidRPr="000F115D" w:rsidRDefault="00000000" w:rsidP="000F115D">
      <w:pPr>
        <w:rPr>
          <w:ins w:id="93" w:author="saniya panjwani" w:date="2026-05-14T18:01:00Z" w16du:dateUtc="2026-05-14T12:31:00Z"/>
          <w:lang w:val="en-IN"/>
        </w:rPr>
      </w:pPr>
      <w:ins w:id="94" w:author="saniya panjwani" w:date="2026-05-14T18:01:00Z" w16du:dateUtc="2026-05-14T12:31:00Z">
        <w:r>
          <w:rPr>
            <w:lang w:val="en-IN"/>
          </w:rPr>
          <w:pict w14:anchorId="126827DA">
            <v:rect id="_x0000_i1037" style="width:0;height:1.5pt" o:hralign="center" o:hrstd="t" o:hr="t" fillcolor="#a0a0a0" stroked="f"/>
          </w:pict>
        </w:r>
      </w:ins>
    </w:p>
    <w:p w14:paraId="4B67EF27" w14:textId="77777777" w:rsidR="000F115D" w:rsidRPr="000F115D" w:rsidRDefault="000F115D" w:rsidP="000F115D">
      <w:pPr>
        <w:rPr>
          <w:ins w:id="95" w:author="saniya panjwani" w:date="2026-05-14T18:01:00Z" w16du:dateUtc="2026-05-14T12:31:00Z"/>
          <w:b/>
          <w:bCs/>
          <w:lang w:val="en-IN"/>
        </w:rPr>
      </w:pPr>
      <w:ins w:id="96" w:author="saniya panjwani" w:date="2026-05-14T18:01:00Z" w16du:dateUtc="2026-05-14T12:31:00Z">
        <w:r w:rsidRPr="000F115D">
          <w:rPr>
            <w:b/>
            <w:bCs/>
            <w:lang w:val="en-IN"/>
          </w:rPr>
          <w:lastRenderedPageBreak/>
          <w:t>Q20. Using JavaScript for front-end form validation.</w:t>
        </w:r>
      </w:ins>
    </w:p>
    <w:p w14:paraId="6D4E9351" w14:textId="77777777" w:rsidR="000F115D" w:rsidRPr="000F115D" w:rsidRDefault="000F115D" w:rsidP="000F115D">
      <w:pPr>
        <w:rPr>
          <w:ins w:id="97" w:author="saniya panjwani" w:date="2026-05-14T18:01:00Z" w16du:dateUtc="2026-05-14T12:31:00Z"/>
          <w:lang w:val="en-IN"/>
        </w:rPr>
      </w:pPr>
      <w:ins w:id="98" w:author="saniya panjwani" w:date="2026-05-14T18:01:00Z" w16du:dateUtc="2026-05-14T12:31:00Z">
        <w:r w:rsidRPr="000F115D">
          <w:rPr>
            <w:lang w:val="en-IN"/>
          </w:rPr>
          <w:t>JavaScript is used for client-side validation to check user input before sending it to the server. This improves user experience and reduces unnecessary server load.</w:t>
        </w:r>
      </w:ins>
    </w:p>
    <w:p w14:paraId="7A7676B2" w14:textId="77777777" w:rsidR="000F115D" w:rsidRPr="000F115D" w:rsidRDefault="000F115D" w:rsidP="000F115D">
      <w:pPr>
        <w:rPr>
          <w:ins w:id="99" w:author="saniya panjwani" w:date="2026-05-14T18:01:00Z" w16du:dateUtc="2026-05-14T12:31:00Z"/>
          <w:lang w:val="en-IN"/>
        </w:rPr>
      </w:pPr>
      <w:ins w:id="100" w:author="saniya panjwani" w:date="2026-05-14T18:01:00Z" w16du:dateUtc="2026-05-14T12:31:00Z">
        <w:r w:rsidRPr="000F115D">
          <w:rPr>
            <w:lang w:val="en-IN"/>
          </w:rPr>
          <w:t>Validation includes checking required fields, email formats, password strength, and input length. It provides instant feedback to users without refreshing the page.</w:t>
        </w:r>
      </w:ins>
    </w:p>
    <w:p w14:paraId="2DB476A3" w14:textId="77777777" w:rsidR="000F115D" w:rsidRPr="000F115D" w:rsidRDefault="000F115D" w:rsidP="000F115D">
      <w:pPr>
        <w:rPr>
          <w:ins w:id="101" w:author="saniya panjwani" w:date="2026-05-14T18:01:00Z" w16du:dateUtc="2026-05-14T12:31:00Z"/>
          <w:lang w:val="en-IN"/>
        </w:rPr>
      </w:pPr>
      <w:ins w:id="102" w:author="saniya panjwani" w:date="2026-05-14T18:01:00Z" w16du:dateUtc="2026-05-14T12:31:00Z">
        <w:r w:rsidRPr="000F115D">
          <w:rPr>
            <w:lang w:val="en-IN"/>
          </w:rPr>
          <w:t>For example:</w:t>
        </w:r>
      </w:ins>
    </w:p>
    <w:p w14:paraId="7F381B4F" w14:textId="77777777" w:rsidR="000F115D" w:rsidRPr="000F115D" w:rsidRDefault="000F115D" w:rsidP="000F115D">
      <w:pPr>
        <w:rPr>
          <w:ins w:id="103" w:author="saniya panjwani" w:date="2026-05-14T18:01:00Z" w16du:dateUtc="2026-05-14T12:31:00Z"/>
          <w:lang w:val="en-IN"/>
        </w:rPr>
      </w:pPr>
      <w:ins w:id="104" w:author="saniya panjwani" w:date="2026-05-14T18:01:00Z" w16du:dateUtc="2026-05-14T12:31:00Z">
        <w:r w:rsidRPr="000F115D">
          <w:rPr>
            <w:lang w:val="en-IN"/>
          </w:rPr>
          <w:t>if (email == "") {</w:t>
        </w:r>
        <w:r w:rsidRPr="000F115D">
          <w:rPr>
            <w:lang w:val="en-IN"/>
          </w:rPr>
          <w:br/>
          <w:t xml:space="preserve">  alert("Email is required");</w:t>
        </w:r>
        <w:r w:rsidRPr="000F115D">
          <w:rPr>
            <w:lang w:val="en-IN"/>
          </w:rPr>
          <w:br/>
          <w:t>}</w:t>
        </w:r>
      </w:ins>
    </w:p>
    <w:p w14:paraId="267CAC92" w14:textId="77777777" w:rsidR="000F115D" w:rsidRPr="000F115D" w:rsidRDefault="000F115D" w:rsidP="000F115D">
      <w:pPr>
        <w:rPr>
          <w:ins w:id="105" w:author="saniya panjwani" w:date="2026-05-14T18:01:00Z" w16du:dateUtc="2026-05-14T12:31:00Z"/>
          <w:lang w:val="en-IN"/>
        </w:rPr>
      </w:pPr>
      <w:ins w:id="106" w:author="saniya panjwani" w:date="2026-05-14T18:01:00Z" w16du:dateUtc="2026-05-14T12:31:00Z">
        <w:r w:rsidRPr="000F115D">
          <w:rPr>
            <w:lang w:val="en-IN"/>
          </w:rPr>
          <w:t>This prevents form submission until valid input is provided.</w:t>
        </w:r>
      </w:ins>
    </w:p>
    <w:p w14:paraId="17F53515" w14:textId="77777777" w:rsidR="000F115D" w:rsidRPr="000F115D" w:rsidRDefault="00000000" w:rsidP="000F115D">
      <w:pPr>
        <w:rPr>
          <w:ins w:id="107" w:author="saniya panjwani" w:date="2026-05-14T18:01:00Z" w16du:dateUtc="2026-05-14T12:31:00Z"/>
          <w:lang w:val="en-IN"/>
        </w:rPr>
      </w:pPr>
      <w:ins w:id="108" w:author="saniya panjwani" w:date="2026-05-14T18:01:00Z" w16du:dateUtc="2026-05-14T12:31:00Z">
        <w:r>
          <w:rPr>
            <w:lang w:val="en-IN"/>
          </w:rPr>
          <w:pict w14:anchorId="40CDA372">
            <v:rect id="_x0000_i1038" style="width:0;height:1.5pt" o:hralign="center" o:hrstd="t" o:hr="t" fillcolor="#a0a0a0" stroked="f"/>
          </w:pict>
        </w:r>
      </w:ins>
    </w:p>
    <w:p w14:paraId="35022A84" w14:textId="77777777" w:rsidR="000F115D" w:rsidRPr="000F115D" w:rsidRDefault="000F115D" w:rsidP="000F115D">
      <w:pPr>
        <w:rPr>
          <w:ins w:id="109" w:author="saniya panjwani" w:date="2026-05-14T18:01:00Z" w16du:dateUtc="2026-05-14T12:31:00Z"/>
          <w:b/>
          <w:bCs/>
          <w:lang w:val="en-IN"/>
        </w:rPr>
      </w:pPr>
      <w:ins w:id="110" w:author="saniya panjwani" w:date="2026-05-14T18:01:00Z" w16du:dateUtc="2026-05-14T12:31:00Z">
        <w:r w:rsidRPr="000F115D">
          <w:rPr>
            <w:b/>
            <w:bCs/>
            <w:lang w:val="en-IN"/>
          </w:rPr>
          <w:t>Q21. Connecting Django to a database (SQLite or MySQL).</w:t>
        </w:r>
      </w:ins>
    </w:p>
    <w:p w14:paraId="2F25D329" w14:textId="77777777" w:rsidR="000F115D" w:rsidRPr="000F115D" w:rsidRDefault="000F115D" w:rsidP="000F115D">
      <w:pPr>
        <w:rPr>
          <w:ins w:id="111" w:author="saniya panjwani" w:date="2026-05-14T18:01:00Z" w16du:dateUtc="2026-05-14T12:31:00Z"/>
          <w:lang w:val="en-IN"/>
        </w:rPr>
      </w:pPr>
      <w:ins w:id="112" w:author="saniya panjwani" w:date="2026-05-14T18:01:00Z" w16du:dateUtc="2026-05-14T12:31:00Z">
        <w:r w:rsidRPr="000F115D">
          <w:rPr>
            <w:lang w:val="en-IN"/>
          </w:rPr>
          <w:t>Django supports multiple databases like SQLite and MySQL. By default, Django uses SQLite, which requires no additional setup and is ideal for development.</w:t>
        </w:r>
      </w:ins>
    </w:p>
    <w:p w14:paraId="59229121" w14:textId="77777777" w:rsidR="000F115D" w:rsidRPr="000F115D" w:rsidRDefault="000F115D" w:rsidP="000F115D">
      <w:pPr>
        <w:rPr>
          <w:ins w:id="113" w:author="saniya panjwani" w:date="2026-05-14T18:01:00Z" w16du:dateUtc="2026-05-14T12:31:00Z"/>
          <w:lang w:val="en-IN"/>
        </w:rPr>
      </w:pPr>
      <w:ins w:id="114" w:author="saniya panjwani" w:date="2026-05-14T18:01:00Z" w16du:dateUtc="2026-05-14T12:31:00Z">
        <w:r w:rsidRPr="000F115D">
          <w:rPr>
            <w:lang w:val="en-IN"/>
          </w:rPr>
          <w:t xml:space="preserve">Database configuration is done in settings.py under the DATABASES section. For MySQL, additional drivers like </w:t>
        </w:r>
        <w:proofErr w:type="spellStart"/>
        <w:r w:rsidRPr="000F115D">
          <w:rPr>
            <w:lang w:val="en-IN"/>
          </w:rPr>
          <w:t>mysqlclient</w:t>
        </w:r>
        <w:proofErr w:type="spellEnd"/>
        <w:r w:rsidRPr="000F115D">
          <w:rPr>
            <w:lang w:val="en-IN"/>
          </w:rPr>
          <w:t xml:space="preserve"> are required.</w:t>
        </w:r>
      </w:ins>
    </w:p>
    <w:p w14:paraId="1E267289" w14:textId="77777777" w:rsidR="000F115D" w:rsidRPr="000F115D" w:rsidRDefault="000F115D" w:rsidP="000F115D">
      <w:pPr>
        <w:rPr>
          <w:ins w:id="115" w:author="saniya panjwani" w:date="2026-05-14T18:01:00Z" w16du:dateUtc="2026-05-14T12:31:00Z"/>
          <w:lang w:val="en-IN"/>
        </w:rPr>
      </w:pPr>
      <w:ins w:id="116" w:author="saniya panjwani" w:date="2026-05-14T18:01:00Z" w16du:dateUtc="2026-05-14T12:31:00Z">
        <w:r w:rsidRPr="000F115D">
          <w:rPr>
            <w:lang w:val="en-IN"/>
          </w:rPr>
          <w:t>Example:</w:t>
        </w:r>
      </w:ins>
    </w:p>
    <w:p w14:paraId="4404B98D" w14:textId="77777777" w:rsidR="000F115D" w:rsidRPr="000F115D" w:rsidRDefault="000F115D" w:rsidP="000F115D">
      <w:pPr>
        <w:rPr>
          <w:ins w:id="117" w:author="saniya panjwani" w:date="2026-05-14T18:01:00Z" w16du:dateUtc="2026-05-14T12:31:00Z"/>
          <w:lang w:val="en-IN"/>
        </w:rPr>
      </w:pPr>
      <w:ins w:id="118" w:author="saniya panjwani" w:date="2026-05-14T18:01:00Z" w16du:dateUtc="2026-05-14T12:31:00Z">
        <w:r w:rsidRPr="000F115D">
          <w:rPr>
            <w:lang w:val="en-IN"/>
          </w:rPr>
          <w:t>DATABASES = {</w:t>
        </w:r>
        <w:r w:rsidRPr="000F115D">
          <w:rPr>
            <w:lang w:val="en-IN"/>
          </w:rPr>
          <w:br/>
          <w:t xml:space="preserve">  'default': {</w:t>
        </w:r>
        <w:r w:rsidRPr="000F115D">
          <w:rPr>
            <w:lang w:val="en-IN"/>
          </w:rPr>
          <w:br/>
          <w:t xml:space="preserve">    'ENGINE': 'django.</w:t>
        </w:r>
        <w:proofErr w:type="gramStart"/>
        <w:r w:rsidRPr="000F115D">
          <w:rPr>
            <w:lang w:val="en-IN"/>
          </w:rPr>
          <w:t>db.backends</w:t>
        </w:r>
        <w:proofErr w:type="gramEnd"/>
        <w:r w:rsidRPr="000F115D">
          <w:rPr>
            <w:lang w:val="en-IN"/>
          </w:rPr>
          <w:t>.sqlite3',</w:t>
        </w:r>
        <w:r w:rsidRPr="000F115D">
          <w:rPr>
            <w:lang w:val="en-IN"/>
          </w:rPr>
          <w:br/>
          <w:t xml:space="preserve">    'NAME': BASE_DIR / 'db.sqlite3',</w:t>
        </w:r>
        <w:r w:rsidRPr="000F115D">
          <w:rPr>
            <w:lang w:val="en-IN"/>
          </w:rPr>
          <w:br/>
          <w:t xml:space="preserve">  }</w:t>
        </w:r>
        <w:r w:rsidRPr="000F115D">
          <w:rPr>
            <w:lang w:val="en-IN"/>
          </w:rPr>
          <w:br/>
          <w:t>}</w:t>
        </w:r>
      </w:ins>
    </w:p>
    <w:p w14:paraId="044F3084" w14:textId="77777777" w:rsidR="000F115D" w:rsidRPr="000F115D" w:rsidRDefault="000F115D" w:rsidP="000F115D">
      <w:pPr>
        <w:rPr>
          <w:ins w:id="119" w:author="saniya panjwani" w:date="2026-05-14T18:01:00Z" w16du:dateUtc="2026-05-14T12:31:00Z"/>
          <w:lang w:val="en-IN"/>
        </w:rPr>
      </w:pPr>
      <w:ins w:id="120" w:author="saniya panjwani" w:date="2026-05-14T18:01:00Z" w16du:dateUtc="2026-05-14T12:31:00Z">
        <w:r w:rsidRPr="000F115D">
          <w:rPr>
            <w:lang w:val="en-IN"/>
          </w:rPr>
          <w:t>This connects Django to a database where all models are stored.</w:t>
        </w:r>
      </w:ins>
    </w:p>
    <w:p w14:paraId="6D04E6B5" w14:textId="77777777" w:rsidR="000F115D" w:rsidRPr="000F115D" w:rsidRDefault="00000000" w:rsidP="000F115D">
      <w:pPr>
        <w:rPr>
          <w:ins w:id="121" w:author="saniya panjwani" w:date="2026-05-14T18:01:00Z" w16du:dateUtc="2026-05-14T12:31:00Z"/>
          <w:lang w:val="en-IN"/>
        </w:rPr>
      </w:pPr>
      <w:ins w:id="122" w:author="saniya panjwani" w:date="2026-05-14T18:01:00Z" w16du:dateUtc="2026-05-14T12:31:00Z">
        <w:r>
          <w:rPr>
            <w:lang w:val="en-IN"/>
          </w:rPr>
          <w:pict w14:anchorId="2C0430AB">
            <v:rect id="_x0000_i1039" style="width:0;height:1.5pt" o:hralign="center" o:hrstd="t" o:hr="t" fillcolor="#a0a0a0" stroked="f"/>
          </w:pict>
        </w:r>
      </w:ins>
    </w:p>
    <w:p w14:paraId="701394C7" w14:textId="77777777" w:rsidR="000F115D" w:rsidRPr="000F115D" w:rsidRDefault="000F115D" w:rsidP="000F115D">
      <w:pPr>
        <w:rPr>
          <w:ins w:id="123" w:author="saniya panjwani" w:date="2026-05-14T18:01:00Z" w16du:dateUtc="2026-05-14T12:31:00Z"/>
          <w:b/>
          <w:bCs/>
          <w:lang w:val="en-IN"/>
        </w:rPr>
      </w:pPr>
      <w:ins w:id="124" w:author="saniya panjwani" w:date="2026-05-14T18:01:00Z" w16du:dateUtc="2026-05-14T12:31:00Z">
        <w:r w:rsidRPr="000F115D">
          <w:rPr>
            <w:b/>
            <w:bCs/>
            <w:lang w:val="en-IN"/>
          </w:rPr>
          <w:t>Q22. Using the Django ORM for database queries.</w:t>
        </w:r>
      </w:ins>
    </w:p>
    <w:p w14:paraId="3A3F8D34" w14:textId="77777777" w:rsidR="000F115D" w:rsidRPr="000F115D" w:rsidRDefault="000F115D" w:rsidP="000F115D">
      <w:pPr>
        <w:rPr>
          <w:ins w:id="125" w:author="saniya panjwani" w:date="2026-05-14T18:01:00Z" w16du:dateUtc="2026-05-14T12:31:00Z"/>
          <w:lang w:val="en-IN"/>
        </w:rPr>
      </w:pPr>
      <w:ins w:id="126" w:author="saniya panjwani" w:date="2026-05-14T18:01:00Z" w16du:dateUtc="2026-05-14T12:31:00Z">
        <w:r w:rsidRPr="000F115D">
          <w:rPr>
            <w:lang w:val="en-IN"/>
          </w:rPr>
          <w:t>Django ORM (Object Relational Mapping) allows developers to interact with the database using Python instead of SQL. It simplifies database operations and improves code readability.</w:t>
        </w:r>
      </w:ins>
    </w:p>
    <w:p w14:paraId="3318E7EC" w14:textId="77777777" w:rsidR="000F115D" w:rsidRPr="000F115D" w:rsidRDefault="000F115D" w:rsidP="000F115D">
      <w:pPr>
        <w:rPr>
          <w:ins w:id="127" w:author="saniya panjwani" w:date="2026-05-14T18:01:00Z" w16du:dateUtc="2026-05-14T12:31:00Z"/>
          <w:lang w:val="en-IN"/>
        </w:rPr>
      </w:pPr>
      <w:ins w:id="128" w:author="saniya panjwani" w:date="2026-05-14T18:01:00Z" w16du:dateUtc="2026-05-14T12:31:00Z">
        <w:r w:rsidRPr="000F115D">
          <w:rPr>
            <w:lang w:val="en-IN"/>
          </w:rPr>
          <w:t>With ORM, you can create, retrieve, update, and delete records using Python methods. It also protects against SQL injection attacks.</w:t>
        </w:r>
      </w:ins>
    </w:p>
    <w:p w14:paraId="5D860F04" w14:textId="77777777" w:rsidR="000F115D" w:rsidRPr="000F115D" w:rsidRDefault="000F115D" w:rsidP="000F115D">
      <w:pPr>
        <w:rPr>
          <w:ins w:id="129" w:author="saniya panjwani" w:date="2026-05-14T18:01:00Z" w16du:dateUtc="2026-05-14T12:31:00Z"/>
          <w:lang w:val="en-IN"/>
        </w:rPr>
      </w:pPr>
      <w:ins w:id="130" w:author="saniya panjwani" w:date="2026-05-14T18:01:00Z" w16du:dateUtc="2026-05-14T12:31:00Z">
        <w:r w:rsidRPr="000F115D">
          <w:rPr>
            <w:lang w:val="en-IN"/>
          </w:rPr>
          <w:t>Example:</w:t>
        </w:r>
      </w:ins>
    </w:p>
    <w:p w14:paraId="7AFAF4D3" w14:textId="77777777" w:rsidR="000F115D" w:rsidRPr="000F115D" w:rsidRDefault="000F115D" w:rsidP="000F115D">
      <w:pPr>
        <w:rPr>
          <w:ins w:id="131" w:author="saniya panjwani" w:date="2026-05-14T18:01:00Z" w16du:dateUtc="2026-05-14T12:31:00Z"/>
          <w:lang w:val="en-IN"/>
        </w:rPr>
      </w:pPr>
      <w:proofErr w:type="spellStart"/>
      <w:proofErr w:type="gramStart"/>
      <w:ins w:id="132" w:author="saniya panjwani" w:date="2026-05-14T18:01:00Z" w16du:dateUtc="2026-05-14T12:31:00Z">
        <w:r w:rsidRPr="000F115D">
          <w:rPr>
            <w:lang w:val="en-IN"/>
          </w:rPr>
          <w:lastRenderedPageBreak/>
          <w:t>Product.objects.all</w:t>
        </w:r>
        <w:proofErr w:type="spellEnd"/>
        <w:r w:rsidRPr="000F115D">
          <w:rPr>
            <w:lang w:val="en-IN"/>
          </w:rPr>
          <w:t>(</w:t>
        </w:r>
        <w:proofErr w:type="gramEnd"/>
        <w:r w:rsidRPr="000F115D">
          <w:rPr>
            <w:lang w:val="en-IN"/>
          </w:rPr>
          <w:t>)</w:t>
        </w:r>
      </w:ins>
    </w:p>
    <w:p w14:paraId="088F43D5" w14:textId="77777777" w:rsidR="000F115D" w:rsidRPr="000F115D" w:rsidRDefault="000F115D" w:rsidP="000F115D">
      <w:pPr>
        <w:rPr>
          <w:ins w:id="133" w:author="saniya panjwani" w:date="2026-05-14T18:01:00Z" w16du:dateUtc="2026-05-14T12:31:00Z"/>
          <w:lang w:val="en-IN"/>
        </w:rPr>
      </w:pPr>
      <w:ins w:id="134" w:author="saniya panjwani" w:date="2026-05-14T18:01:00Z" w16du:dateUtc="2026-05-14T12:31:00Z">
        <w:r w:rsidRPr="000F115D">
          <w:rPr>
            <w:lang w:val="en-IN"/>
          </w:rPr>
          <w:t>This retrieves all product records from the database without writing SQL queries.</w:t>
        </w:r>
      </w:ins>
    </w:p>
    <w:p w14:paraId="7B29FB8C" w14:textId="77777777" w:rsidR="000F115D" w:rsidRPr="000F115D" w:rsidRDefault="00000000" w:rsidP="000F115D">
      <w:pPr>
        <w:rPr>
          <w:ins w:id="135" w:author="saniya panjwani" w:date="2026-05-14T18:01:00Z" w16du:dateUtc="2026-05-14T12:31:00Z"/>
          <w:lang w:val="en-IN"/>
        </w:rPr>
      </w:pPr>
      <w:ins w:id="136" w:author="saniya panjwani" w:date="2026-05-14T18:01:00Z" w16du:dateUtc="2026-05-14T12:31:00Z">
        <w:r>
          <w:rPr>
            <w:lang w:val="en-IN"/>
          </w:rPr>
          <w:pict w14:anchorId="37CBEB4F">
            <v:rect id="_x0000_i1040" style="width:0;height:1.5pt" o:hralign="center" o:hrstd="t" o:hr="t" fillcolor="#a0a0a0" stroked="f"/>
          </w:pict>
        </w:r>
      </w:ins>
    </w:p>
    <w:p w14:paraId="14A41A68" w14:textId="77777777" w:rsidR="000F115D" w:rsidRPr="000F115D" w:rsidRDefault="000F115D" w:rsidP="000F115D">
      <w:pPr>
        <w:rPr>
          <w:ins w:id="137" w:author="saniya panjwani" w:date="2026-05-14T18:01:00Z" w16du:dateUtc="2026-05-14T12:31:00Z"/>
          <w:b/>
          <w:bCs/>
          <w:lang w:val="en-IN"/>
        </w:rPr>
      </w:pPr>
      <w:ins w:id="138" w:author="saniya panjwani" w:date="2026-05-14T18:01:00Z" w16du:dateUtc="2026-05-14T12:31:00Z">
        <w:r w:rsidRPr="000F115D">
          <w:rPr>
            <w:b/>
            <w:bCs/>
            <w:lang w:val="en-IN"/>
          </w:rPr>
          <w:t xml:space="preserve">Q23. Understanding Django’s ORM and </w:t>
        </w:r>
        <w:proofErr w:type="spellStart"/>
        <w:r w:rsidRPr="000F115D">
          <w:rPr>
            <w:b/>
            <w:bCs/>
            <w:lang w:val="en-IN"/>
          </w:rPr>
          <w:t>QuerySets</w:t>
        </w:r>
        <w:proofErr w:type="spellEnd"/>
        <w:r w:rsidRPr="000F115D">
          <w:rPr>
            <w:b/>
            <w:bCs/>
            <w:lang w:val="en-IN"/>
          </w:rPr>
          <w:t>.</w:t>
        </w:r>
      </w:ins>
    </w:p>
    <w:p w14:paraId="7695B4A9" w14:textId="77777777" w:rsidR="000F115D" w:rsidRPr="000F115D" w:rsidRDefault="000F115D" w:rsidP="000F115D">
      <w:pPr>
        <w:rPr>
          <w:ins w:id="139" w:author="saniya panjwani" w:date="2026-05-14T18:01:00Z" w16du:dateUtc="2026-05-14T12:31:00Z"/>
          <w:lang w:val="en-IN"/>
        </w:rPr>
      </w:pPr>
      <w:ins w:id="140" w:author="saniya panjwani" w:date="2026-05-14T18:01:00Z" w16du:dateUtc="2026-05-14T12:31:00Z">
        <w:r w:rsidRPr="000F115D">
          <w:rPr>
            <w:lang w:val="en-IN"/>
          </w:rPr>
          <w:t xml:space="preserve">A </w:t>
        </w:r>
        <w:proofErr w:type="spellStart"/>
        <w:r w:rsidRPr="000F115D">
          <w:rPr>
            <w:lang w:val="en-IN"/>
          </w:rPr>
          <w:t>QuerySet</w:t>
        </w:r>
        <w:proofErr w:type="spellEnd"/>
        <w:r w:rsidRPr="000F115D">
          <w:rPr>
            <w:lang w:val="en-IN"/>
          </w:rPr>
          <w:t xml:space="preserve"> is a collection of database queries in Django. It allows filtering, ordering, and slicing of data efficiently. </w:t>
        </w:r>
        <w:proofErr w:type="spellStart"/>
        <w:r w:rsidRPr="000F115D">
          <w:rPr>
            <w:lang w:val="en-IN"/>
          </w:rPr>
          <w:t>QuerySets</w:t>
        </w:r>
        <w:proofErr w:type="spellEnd"/>
        <w:r w:rsidRPr="000F115D">
          <w:rPr>
            <w:lang w:val="en-IN"/>
          </w:rPr>
          <w:t xml:space="preserve"> are lazy, meaning they execute only when needed.</w:t>
        </w:r>
      </w:ins>
    </w:p>
    <w:p w14:paraId="6840B007" w14:textId="77777777" w:rsidR="000F115D" w:rsidRPr="000F115D" w:rsidRDefault="000F115D" w:rsidP="000F115D">
      <w:pPr>
        <w:rPr>
          <w:ins w:id="141" w:author="saniya panjwani" w:date="2026-05-14T18:01:00Z" w16du:dateUtc="2026-05-14T12:31:00Z"/>
          <w:lang w:val="en-IN"/>
        </w:rPr>
      </w:pPr>
      <w:ins w:id="142" w:author="saniya panjwani" w:date="2026-05-14T18:01:00Z" w16du:dateUtc="2026-05-14T12:31:00Z">
        <w:r w:rsidRPr="000F115D">
          <w:rPr>
            <w:lang w:val="en-IN"/>
          </w:rPr>
          <w:t>ORM converts Python code into SQL queries behind the scenes. This abstraction allows developers to focus on logic rather than database syntax.</w:t>
        </w:r>
      </w:ins>
    </w:p>
    <w:p w14:paraId="14ADE778" w14:textId="77777777" w:rsidR="000F115D" w:rsidRPr="000F115D" w:rsidRDefault="000F115D" w:rsidP="000F115D">
      <w:pPr>
        <w:rPr>
          <w:ins w:id="143" w:author="saniya panjwani" w:date="2026-05-14T18:01:00Z" w16du:dateUtc="2026-05-14T12:31:00Z"/>
          <w:lang w:val="en-IN"/>
        </w:rPr>
      </w:pPr>
      <w:ins w:id="144" w:author="saniya panjwani" w:date="2026-05-14T18:01:00Z" w16du:dateUtc="2026-05-14T12:31:00Z">
        <w:r w:rsidRPr="000F115D">
          <w:rPr>
            <w:lang w:val="en-IN"/>
          </w:rPr>
          <w:t>Example:</w:t>
        </w:r>
      </w:ins>
    </w:p>
    <w:p w14:paraId="6E95A1C9" w14:textId="77777777" w:rsidR="000F115D" w:rsidRPr="000F115D" w:rsidRDefault="000F115D" w:rsidP="000F115D">
      <w:pPr>
        <w:rPr>
          <w:ins w:id="145" w:author="saniya panjwani" w:date="2026-05-14T18:01:00Z" w16du:dateUtc="2026-05-14T12:31:00Z"/>
          <w:lang w:val="en-IN"/>
        </w:rPr>
      </w:pPr>
      <w:proofErr w:type="spellStart"/>
      <w:proofErr w:type="gramStart"/>
      <w:ins w:id="146" w:author="saniya panjwani" w:date="2026-05-14T18:01:00Z" w16du:dateUtc="2026-05-14T12:31:00Z">
        <w:r w:rsidRPr="000F115D">
          <w:rPr>
            <w:lang w:val="en-IN"/>
          </w:rPr>
          <w:t>Product.objects.filter</w:t>
        </w:r>
        <w:proofErr w:type="spellEnd"/>
        <w:proofErr w:type="gramEnd"/>
        <w:r w:rsidRPr="000F115D">
          <w:rPr>
            <w:lang w:val="en-IN"/>
          </w:rPr>
          <w:t>(price__</w:t>
        </w:r>
        <w:proofErr w:type="spellStart"/>
        <w:r w:rsidRPr="000F115D">
          <w:rPr>
            <w:lang w:val="en-IN"/>
          </w:rPr>
          <w:t>gt</w:t>
        </w:r>
        <w:proofErr w:type="spellEnd"/>
        <w:r w:rsidRPr="000F115D">
          <w:rPr>
            <w:lang w:val="en-IN"/>
          </w:rPr>
          <w:t>=100)</w:t>
        </w:r>
      </w:ins>
    </w:p>
    <w:p w14:paraId="7D6C88E3" w14:textId="77777777" w:rsidR="000F115D" w:rsidRPr="000F115D" w:rsidRDefault="000F115D" w:rsidP="000F115D">
      <w:pPr>
        <w:rPr>
          <w:ins w:id="147" w:author="saniya panjwani" w:date="2026-05-14T18:01:00Z" w16du:dateUtc="2026-05-14T12:31:00Z"/>
          <w:lang w:val="en-IN"/>
        </w:rPr>
      </w:pPr>
      <w:ins w:id="148" w:author="saniya panjwani" w:date="2026-05-14T18:01:00Z" w16du:dateUtc="2026-05-14T12:31:00Z">
        <w:r w:rsidRPr="000F115D">
          <w:rPr>
            <w:lang w:val="en-IN"/>
          </w:rPr>
          <w:t>This returns products with price greater than 100.</w:t>
        </w:r>
      </w:ins>
    </w:p>
    <w:p w14:paraId="47CC69D2" w14:textId="77777777" w:rsidR="000F115D" w:rsidRPr="000F115D" w:rsidRDefault="00000000" w:rsidP="000F115D">
      <w:pPr>
        <w:rPr>
          <w:ins w:id="149" w:author="saniya panjwani" w:date="2026-05-14T18:01:00Z" w16du:dateUtc="2026-05-14T12:31:00Z"/>
          <w:lang w:val="en-IN"/>
        </w:rPr>
      </w:pPr>
      <w:ins w:id="150" w:author="saniya panjwani" w:date="2026-05-14T18:01:00Z" w16du:dateUtc="2026-05-14T12:31:00Z">
        <w:r>
          <w:rPr>
            <w:lang w:val="en-IN"/>
          </w:rPr>
          <w:pict w14:anchorId="250F11B7">
            <v:rect id="_x0000_i1041" style="width:0;height:1.5pt" o:hralign="center" o:hrstd="t" o:hr="t" fillcolor="#a0a0a0" stroked="f"/>
          </w:pict>
        </w:r>
      </w:ins>
    </w:p>
    <w:p w14:paraId="080472C9" w14:textId="77777777" w:rsidR="000F115D" w:rsidRPr="000F115D" w:rsidRDefault="000F115D" w:rsidP="000F115D">
      <w:pPr>
        <w:rPr>
          <w:ins w:id="151" w:author="saniya panjwani" w:date="2026-05-14T18:01:00Z" w16du:dateUtc="2026-05-14T12:31:00Z"/>
          <w:b/>
          <w:bCs/>
          <w:lang w:val="en-IN"/>
        </w:rPr>
      </w:pPr>
      <w:ins w:id="152" w:author="saniya panjwani" w:date="2026-05-14T18:01:00Z" w16du:dateUtc="2026-05-14T12:31:00Z">
        <w:r w:rsidRPr="000F115D">
          <w:rPr>
            <w:b/>
            <w:bCs/>
            <w:lang w:val="en-IN"/>
          </w:rPr>
          <w:t>Q24. Using Django’s built-in form handling.</w:t>
        </w:r>
      </w:ins>
    </w:p>
    <w:p w14:paraId="2DB4462A" w14:textId="77777777" w:rsidR="000F115D" w:rsidRPr="000F115D" w:rsidRDefault="000F115D" w:rsidP="000F115D">
      <w:pPr>
        <w:rPr>
          <w:ins w:id="153" w:author="saniya panjwani" w:date="2026-05-14T18:01:00Z" w16du:dateUtc="2026-05-14T12:31:00Z"/>
          <w:lang w:val="en-IN"/>
        </w:rPr>
      </w:pPr>
      <w:ins w:id="154" w:author="saniya panjwani" w:date="2026-05-14T18:01:00Z" w16du:dateUtc="2026-05-14T12:31:00Z">
        <w:r w:rsidRPr="000F115D">
          <w:rPr>
            <w:lang w:val="en-IN"/>
          </w:rPr>
          <w:t>Django provides built-in form handling to manage user input securely. Forms can be created using forms.py and rendered in templates.</w:t>
        </w:r>
      </w:ins>
    </w:p>
    <w:p w14:paraId="77F4751F" w14:textId="77777777" w:rsidR="000F115D" w:rsidRPr="000F115D" w:rsidRDefault="000F115D" w:rsidP="000F115D">
      <w:pPr>
        <w:rPr>
          <w:ins w:id="155" w:author="saniya panjwani" w:date="2026-05-14T18:01:00Z" w16du:dateUtc="2026-05-14T12:31:00Z"/>
          <w:lang w:val="en-IN"/>
        </w:rPr>
      </w:pPr>
      <w:ins w:id="156" w:author="saniya panjwani" w:date="2026-05-14T18:01:00Z" w16du:dateUtc="2026-05-14T12:31:00Z">
        <w:r w:rsidRPr="000F115D">
          <w:rPr>
            <w:lang w:val="en-IN"/>
          </w:rPr>
          <w:t>It automatically handles validation, error messages, and data cleaning. This reduces manual effort and improves security.</w:t>
        </w:r>
      </w:ins>
    </w:p>
    <w:p w14:paraId="783E2B7B" w14:textId="77777777" w:rsidR="000F115D" w:rsidRPr="000F115D" w:rsidRDefault="000F115D" w:rsidP="000F115D">
      <w:pPr>
        <w:rPr>
          <w:ins w:id="157" w:author="saniya panjwani" w:date="2026-05-14T18:01:00Z" w16du:dateUtc="2026-05-14T12:31:00Z"/>
          <w:lang w:val="en-IN"/>
        </w:rPr>
      </w:pPr>
      <w:ins w:id="158" w:author="saniya panjwani" w:date="2026-05-14T18:01:00Z" w16du:dateUtc="2026-05-14T12:31:00Z">
        <w:r w:rsidRPr="000F115D">
          <w:rPr>
            <w:lang w:val="en-IN"/>
          </w:rPr>
          <w:t>Example:</w:t>
        </w:r>
      </w:ins>
    </w:p>
    <w:p w14:paraId="04170C64" w14:textId="77777777" w:rsidR="000F115D" w:rsidRPr="000F115D" w:rsidRDefault="000F115D" w:rsidP="000F115D">
      <w:pPr>
        <w:rPr>
          <w:ins w:id="159" w:author="saniya panjwani" w:date="2026-05-14T18:01:00Z" w16du:dateUtc="2026-05-14T12:31:00Z"/>
          <w:lang w:val="en-IN"/>
        </w:rPr>
      </w:pPr>
      <w:ins w:id="160" w:author="saniya panjwani" w:date="2026-05-14T18:01:00Z" w16du:dateUtc="2026-05-14T12:31:00Z">
        <w:r w:rsidRPr="000F115D">
          <w:rPr>
            <w:lang w:val="en-IN"/>
          </w:rPr>
          <w:t xml:space="preserve">class </w:t>
        </w:r>
        <w:proofErr w:type="spellStart"/>
        <w:r w:rsidRPr="000F115D">
          <w:rPr>
            <w:lang w:val="en-IN"/>
          </w:rPr>
          <w:t>ContactForm</w:t>
        </w:r>
        <w:proofErr w:type="spellEnd"/>
        <w:r w:rsidRPr="000F115D">
          <w:rPr>
            <w:lang w:val="en-IN"/>
          </w:rPr>
          <w:t>(</w:t>
        </w:r>
        <w:proofErr w:type="spellStart"/>
        <w:proofErr w:type="gramStart"/>
        <w:r w:rsidRPr="000F115D">
          <w:rPr>
            <w:lang w:val="en-IN"/>
          </w:rPr>
          <w:t>forms.Form</w:t>
        </w:r>
        <w:proofErr w:type="spellEnd"/>
        <w:proofErr w:type="gramEnd"/>
        <w:r w:rsidRPr="000F115D">
          <w:rPr>
            <w:lang w:val="en-IN"/>
          </w:rPr>
          <w:t>):</w:t>
        </w:r>
        <w:r w:rsidRPr="000F115D">
          <w:rPr>
            <w:lang w:val="en-IN"/>
          </w:rPr>
          <w:br/>
          <w:t xml:space="preserve">    name = </w:t>
        </w:r>
        <w:proofErr w:type="spellStart"/>
        <w:proofErr w:type="gramStart"/>
        <w:r w:rsidRPr="000F115D">
          <w:rPr>
            <w:lang w:val="en-IN"/>
          </w:rPr>
          <w:t>forms.CharField</w:t>
        </w:r>
        <w:proofErr w:type="spellEnd"/>
        <w:proofErr w:type="gramEnd"/>
        <w:r w:rsidRPr="000F115D">
          <w:rPr>
            <w:lang w:val="en-IN"/>
          </w:rPr>
          <w:t>()</w:t>
        </w:r>
      </w:ins>
    </w:p>
    <w:p w14:paraId="034311CD" w14:textId="77777777" w:rsidR="000F115D" w:rsidRPr="000F115D" w:rsidRDefault="000F115D" w:rsidP="000F115D">
      <w:pPr>
        <w:rPr>
          <w:ins w:id="161" w:author="saniya panjwani" w:date="2026-05-14T18:01:00Z" w16du:dateUtc="2026-05-14T12:31:00Z"/>
          <w:lang w:val="en-IN"/>
        </w:rPr>
      </w:pPr>
      <w:ins w:id="162" w:author="saniya panjwani" w:date="2026-05-14T18:01:00Z" w16du:dateUtc="2026-05-14T12:31:00Z">
        <w:r w:rsidRPr="000F115D">
          <w:rPr>
            <w:lang w:val="en-IN"/>
          </w:rPr>
          <w:t>This defines a simple form for collecting user data.</w:t>
        </w:r>
      </w:ins>
    </w:p>
    <w:p w14:paraId="3F0EA529" w14:textId="77777777" w:rsidR="000F115D" w:rsidRPr="000F115D" w:rsidRDefault="00000000" w:rsidP="000F115D">
      <w:pPr>
        <w:rPr>
          <w:ins w:id="163" w:author="saniya panjwani" w:date="2026-05-14T18:01:00Z" w16du:dateUtc="2026-05-14T12:31:00Z"/>
          <w:lang w:val="en-IN"/>
        </w:rPr>
      </w:pPr>
      <w:ins w:id="164" w:author="saniya panjwani" w:date="2026-05-14T18:01:00Z" w16du:dateUtc="2026-05-14T12:31:00Z">
        <w:r>
          <w:rPr>
            <w:lang w:val="en-IN"/>
          </w:rPr>
          <w:pict w14:anchorId="4E274F0E">
            <v:rect id="_x0000_i1042" style="width:0;height:1.5pt" o:hralign="center" o:hrstd="t" o:hr="t" fillcolor="#a0a0a0" stroked="f"/>
          </w:pict>
        </w:r>
      </w:ins>
    </w:p>
    <w:p w14:paraId="2FE2FEDF" w14:textId="77777777" w:rsidR="000F115D" w:rsidRPr="000F115D" w:rsidRDefault="000F115D" w:rsidP="000F115D">
      <w:pPr>
        <w:rPr>
          <w:ins w:id="165" w:author="saniya panjwani" w:date="2026-05-14T18:01:00Z" w16du:dateUtc="2026-05-14T12:31:00Z"/>
          <w:b/>
          <w:bCs/>
          <w:lang w:val="en-IN"/>
        </w:rPr>
      </w:pPr>
      <w:ins w:id="166" w:author="saniya panjwani" w:date="2026-05-14T18:01:00Z" w16du:dateUtc="2026-05-14T12:31:00Z">
        <w:r w:rsidRPr="000F115D">
          <w:rPr>
            <w:b/>
            <w:bCs/>
            <w:lang w:val="en-IN"/>
          </w:rPr>
          <w:t>Q25. Implementing Django’s authentication system.</w:t>
        </w:r>
      </w:ins>
    </w:p>
    <w:p w14:paraId="32588DD9" w14:textId="77777777" w:rsidR="000F115D" w:rsidRPr="000F115D" w:rsidRDefault="000F115D" w:rsidP="000F115D">
      <w:pPr>
        <w:rPr>
          <w:ins w:id="167" w:author="saniya panjwani" w:date="2026-05-14T18:01:00Z" w16du:dateUtc="2026-05-14T12:31:00Z"/>
          <w:lang w:val="en-IN"/>
        </w:rPr>
      </w:pPr>
      <w:ins w:id="168" w:author="saniya panjwani" w:date="2026-05-14T18:01:00Z" w16du:dateUtc="2026-05-14T12:31:00Z">
        <w:r w:rsidRPr="000F115D">
          <w:rPr>
            <w:lang w:val="en-IN"/>
          </w:rPr>
          <w:t>Django includes a complete authentication system for user management, including signup, login, logout, and password handling.</w:t>
        </w:r>
      </w:ins>
    </w:p>
    <w:p w14:paraId="0A4699B3" w14:textId="77777777" w:rsidR="000F115D" w:rsidRPr="000F115D" w:rsidRDefault="000F115D" w:rsidP="000F115D">
      <w:pPr>
        <w:rPr>
          <w:ins w:id="169" w:author="saniya panjwani" w:date="2026-05-14T18:01:00Z" w16du:dateUtc="2026-05-14T12:31:00Z"/>
          <w:lang w:val="en-IN"/>
        </w:rPr>
      </w:pPr>
      <w:ins w:id="170" w:author="saniya panjwani" w:date="2026-05-14T18:01:00Z" w16du:dateUtc="2026-05-14T12:31:00Z">
        <w:r w:rsidRPr="000F115D">
          <w:rPr>
            <w:lang w:val="en-IN"/>
          </w:rPr>
          <w:t>It provides built-in views and models like User. Developers can use these features without building authentication from scratch.</w:t>
        </w:r>
      </w:ins>
    </w:p>
    <w:p w14:paraId="51830FAA" w14:textId="77777777" w:rsidR="000F115D" w:rsidRPr="000F115D" w:rsidRDefault="000F115D" w:rsidP="000F115D">
      <w:pPr>
        <w:rPr>
          <w:ins w:id="171" w:author="saniya panjwani" w:date="2026-05-14T18:01:00Z" w16du:dateUtc="2026-05-14T12:31:00Z"/>
          <w:lang w:val="en-IN"/>
        </w:rPr>
      </w:pPr>
      <w:ins w:id="172" w:author="saniya panjwani" w:date="2026-05-14T18:01:00Z" w16du:dateUtc="2026-05-14T12:31:00Z">
        <w:r w:rsidRPr="000F115D">
          <w:rPr>
            <w:lang w:val="en-IN"/>
          </w:rPr>
          <w:t>Example:</w:t>
        </w:r>
      </w:ins>
    </w:p>
    <w:p w14:paraId="2BFCC9F8" w14:textId="77777777" w:rsidR="000F115D" w:rsidRPr="000F115D" w:rsidRDefault="000F115D" w:rsidP="000F115D">
      <w:pPr>
        <w:rPr>
          <w:ins w:id="173" w:author="saniya panjwani" w:date="2026-05-14T18:01:00Z" w16du:dateUtc="2026-05-14T12:31:00Z"/>
          <w:lang w:val="en-IN"/>
        </w:rPr>
      </w:pPr>
      <w:ins w:id="174" w:author="saniya panjwani" w:date="2026-05-14T18:01:00Z" w16du:dateUtc="2026-05-14T12:31:00Z">
        <w:r w:rsidRPr="000F115D">
          <w:rPr>
            <w:lang w:val="en-IN"/>
          </w:rPr>
          <w:lastRenderedPageBreak/>
          <w:t xml:space="preserve">from </w:t>
        </w:r>
        <w:proofErr w:type="spellStart"/>
        <w:proofErr w:type="gramStart"/>
        <w:r w:rsidRPr="000F115D">
          <w:rPr>
            <w:lang w:val="en-IN"/>
          </w:rPr>
          <w:t>django.contrib</w:t>
        </w:r>
        <w:proofErr w:type="gramEnd"/>
        <w:r w:rsidRPr="000F115D">
          <w:rPr>
            <w:lang w:val="en-IN"/>
          </w:rPr>
          <w:t>.auth</w:t>
        </w:r>
        <w:proofErr w:type="spellEnd"/>
        <w:r w:rsidRPr="000F115D">
          <w:rPr>
            <w:lang w:val="en-IN"/>
          </w:rPr>
          <w:t xml:space="preserve"> import authenticate, login</w:t>
        </w:r>
      </w:ins>
    </w:p>
    <w:p w14:paraId="1BDD0770" w14:textId="77777777" w:rsidR="000F115D" w:rsidRPr="000F115D" w:rsidRDefault="000F115D" w:rsidP="000F115D">
      <w:pPr>
        <w:rPr>
          <w:ins w:id="175" w:author="saniya panjwani" w:date="2026-05-14T18:01:00Z" w16du:dateUtc="2026-05-14T12:31:00Z"/>
          <w:lang w:val="en-IN"/>
        </w:rPr>
      </w:pPr>
      <w:ins w:id="176" w:author="saniya panjwani" w:date="2026-05-14T18:01:00Z" w16du:dateUtc="2026-05-14T12:31:00Z">
        <w:r w:rsidRPr="000F115D">
          <w:rPr>
            <w:lang w:val="en-IN"/>
          </w:rPr>
          <w:t>This allows users to log in securely using Django’s authentication system.</w:t>
        </w:r>
      </w:ins>
    </w:p>
    <w:p w14:paraId="09730D16" w14:textId="77777777" w:rsidR="000F115D" w:rsidRPr="000F115D" w:rsidRDefault="00000000" w:rsidP="000F115D">
      <w:pPr>
        <w:rPr>
          <w:ins w:id="177" w:author="saniya panjwani" w:date="2026-05-14T18:01:00Z" w16du:dateUtc="2026-05-14T12:31:00Z"/>
          <w:lang w:val="en-IN"/>
        </w:rPr>
      </w:pPr>
      <w:ins w:id="178" w:author="saniya panjwani" w:date="2026-05-14T18:01:00Z" w16du:dateUtc="2026-05-14T12:31:00Z">
        <w:r>
          <w:rPr>
            <w:lang w:val="en-IN"/>
          </w:rPr>
          <w:pict w14:anchorId="5510A10E">
            <v:rect id="_x0000_i1043" style="width:0;height:1.5pt" o:hralign="center" o:hrstd="t" o:hr="t" fillcolor="#a0a0a0" stroked="f"/>
          </w:pict>
        </w:r>
      </w:ins>
    </w:p>
    <w:p w14:paraId="1DC9BDB7" w14:textId="77777777" w:rsidR="000F115D" w:rsidRPr="000F115D" w:rsidRDefault="000F115D" w:rsidP="000F115D">
      <w:pPr>
        <w:rPr>
          <w:ins w:id="179" w:author="saniya panjwani" w:date="2026-05-14T18:01:00Z" w16du:dateUtc="2026-05-14T12:31:00Z"/>
          <w:b/>
          <w:bCs/>
          <w:lang w:val="en-IN"/>
        </w:rPr>
      </w:pPr>
      <w:ins w:id="180" w:author="saniya panjwani" w:date="2026-05-14T18:01:00Z" w16du:dateUtc="2026-05-14T12:31:00Z">
        <w:r w:rsidRPr="000F115D">
          <w:rPr>
            <w:b/>
            <w:bCs/>
            <w:lang w:val="en-IN"/>
          </w:rPr>
          <w:t>Q26. Using AJAX for asynchronous requests.</w:t>
        </w:r>
      </w:ins>
    </w:p>
    <w:p w14:paraId="5F7FDC36" w14:textId="77777777" w:rsidR="000F115D" w:rsidRPr="000F115D" w:rsidRDefault="000F115D" w:rsidP="000F115D">
      <w:pPr>
        <w:rPr>
          <w:ins w:id="181" w:author="saniya panjwani" w:date="2026-05-14T18:01:00Z" w16du:dateUtc="2026-05-14T12:31:00Z"/>
          <w:lang w:val="en-IN"/>
        </w:rPr>
      </w:pPr>
      <w:ins w:id="182" w:author="saniya panjwani" w:date="2026-05-14T18:01:00Z" w16du:dateUtc="2026-05-14T12:31:00Z">
        <w:r w:rsidRPr="000F115D">
          <w:rPr>
            <w:lang w:val="en-IN"/>
          </w:rPr>
          <w:t>AJAX (Asynchronous JavaScript and XML) allows communication with the server without refreshing the page. It improves user experience by updating content dynamically.</w:t>
        </w:r>
      </w:ins>
    </w:p>
    <w:p w14:paraId="472FEF70" w14:textId="77777777" w:rsidR="000F115D" w:rsidRPr="000F115D" w:rsidRDefault="000F115D" w:rsidP="000F115D">
      <w:pPr>
        <w:rPr>
          <w:ins w:id="183" w:author="saniya panjwani" w:date="2026-05-14T18:01:00Z" w16du:dateUtc="2026-05-14T12:31:00Z"/>
          <w:lang w:val="en-IN"/>
        </w:rPr>
      </w:pPr>
      <w:ins w:id="184" w:author="saniya panjwani" w:date="2026-05-14T18:01:00Z" w16du:dateUtc="2026-05-14T12:31:00Z">
        <w:r w:rsidRPr="000F115D">
          <w:rPr>
            <w:lang w:val="en-IN"/>
          </w:rPr>
          <w:t>It is commonly used for features like search suggestions, form submissions, and live updates.</w:t>
        </w:r>
      </w:ins>
    </w:p>
    <w:p w14:paraId="15018424" w14:textId="77777777" w:rsidR="000F115D" w:rsidRPr="000F115D" w:rsidRDefault="000F115D" w:rsidP="000F115D">
      <w:pPr>
        <w:rPr>
          <w:ins w:id="185" w:author="saniya panjwani" w:date="2026-05-14T18:01:00Z" w16du:dateUtc="2026-05-14T12:31:00Z"/>
          <w:lang w:val="en-IN"/>
        </w:rPr>
      </w:pPr>
      <w:ins w:id="186" w:author="saniya panjwani" w:date="2026-05-14T18:01:00Z" w16du:dateUtc="2026-05-14T12:31:00Z">
        <w:r w:rsidRPr="000F115D">
          <w:rPr>
            <w:lang w:val="en-IN"/>
          </w:rPr>
          <w:t>Example:</w:t>
        </w:r>
      </w:ins>
    </w:p>
    <w:p w14:paraId="7637147E" w14:textId="77777777" w:rsidR="000F115D" w:rsidRPr="000F115D" w:rsidRDefault="000F115D" w:rsidP="000F115D">
      <w:pPr>
        <w:rPr>
          <w:ins w:id="187" w:author="saniya panjwani" w:date="2026-05-14T18:01:00Z" w16du:dateUtc="2026-05-14T12:31:00Z"/>
          <w:lang w:val="en-IN"/>
        </w:rPr>
      </w:pPr>
      <w:ins w:id="188" w:author="saniya panjwani" w:date="2026-05-14T18:01:00Z" w16du:dateUtc="2026-05-14T12:31:00Z">
        <w:r w:rsidRPr="000F115D">
          <w:rPr>
            <w:lang w:val="en-IN"/>
          </w:rPr>
          <w:t>fetch('/data/')</w:t>
        </w:r>
      </w:ins>
    </w:p>
    <w:p w14:paraId="3A1A278D" w14:textId="77777777" w:rsidR="000F115D" w:rsidRPr="000F115D" w:rsidRDefault="000F115D" w:rsidP="000F115D">
      <w:pPr>
        <w:rPr>
          <w:ins w:id="189" w:author="saniya panjwani" w:date="2026-05-14T18:01:00Z" w16du:dateUtc="2026-05-14T12:31:00Z"/>
          <w:lang w:val="en-IN"/>
        </w:rPr>
      </w:pPr>
      <w:ins w:id="190" w:author="saniya panjwani" w:date="2026-05-14T18:01:00Z" w16du:dateUtc="2026-05-14T12:31:00Z">
        <w:r w:rsidRPr="000F115D">
          <w:rPr>
            <w:lang w:val="en-IN"/>
          </w:rPr>
          <w:t>This sends a request to the server and updates part of the page without reload.</w:t>
        </w:r>
      </w:ins>
    </w:p>
    <w:p w14:paraId="186C16C7" w14:textId="77777777" w:rsidR="000F115D" w:rsidRPr="000F115D" w:rsidRDefault="00000000" w:rsidP="000F115D">
      <w:pPr>
        <w:rPr>
          <w:ins w:id="191" w:author="saniya panjwani" w:date="2026-05-14T18:01:00Z" w16du:dateUtc="2026-05-14T12:31:00Z"/>
          <w:lang w:val="en-IN"/>
        </w:rPr>
      </w:pPr>
      <w:ins w:id="192" w:author="saniya panjwani" w:date="2026-05-14T18:01:00Z" w16du:dateUtc="2026-05-14T12:31:00Z">
        <w:r>
          <w:rPr>
            <w:lang w:val="en-IN"/>
          </w:rPr>
          <w:pict w14:anchorId="79FF6F2C">
            <v:rect id="_x0000_i1044" style="width:0;height:1.5pt" o:hralign="center" o:hrstd="t" o:hr="t" fillcolor="#a0a0a0" stroked="f"/>
          </w:pict>
        </w:r>
      </w:ins>
    </w:p>
    <w:p w14:paraId="05B29FDF" w14:textId="77777777" w:rsidR="000F115D" w:rsidRPr="000F115D" w:rsidRDefault="000F115D" w:rsidP="000F115D">
      <w:pPr>
        <w:rPr>
          <w:ins w:id="193" w:author="saniya panjwani" w:date="2026-05-14T18:01:00Z" w16du:dateUtc="2026-05-14T12:31:00Z"/>
          <w:b/>
          <w:bCs/>
          <w:lang w:val="en-IN"/>
        </w:rPr>
      </w:pPr>
      <w:ins w:id="194" w:author="saniya panjwani" w:date="2026-05-14T18:01:00Z" w16du:dateUtc="2026-05-14T12:31:00Z">
        <w:r w:rsidRPr="000F115D">
          <w:rPr>
            <w:b/>
            <w:bCs/>
            <w:lang w:val="en-IN"/>
          </w:rPr>
          <w:t>Q27. Techniques for customizing the Django admin panel.</w:t>
        </w:r>
      </w:ins>
    </w:p>
    <w:p w14:paraId="30ABDDBE" w14:textId="77777777" w:rsidR="000F115D" w:rsidRPr="000F115D" w:rsidRDefault="000F115D" w:rsidP="000F115D">
      <w:pPr>
        <w:rPr>
          <w:ins w:id="195" w:author="saniya panjwani" w:date="2026-05-14T18:01:00Z" w16du:dateUtc="2026-05-14T12:31:00Z"/>
          <w:lang w:val="en-IN"/>
        </w:rPr>
      </w:pPr>
      <w:ins w:id="196" w:author="saniya panjwani" w:date="2026-05-14T18:01:00Z" w16du:dateUtc="2026-05-14T12:31:00Z">
        <w:r w:rsidRPr="000F115D">
          <w:rPr>
            <w:lang w:val="en-IN"/>
          </w:rPr>
          <w:t>Customization includes modifying display fields, adding filters, search options, and inline editing. Developers can also override templates for advanced UI changes.</w:t>
        </w:r>
      </w:ins>
    </w:p>
    <w:p w14:paraId="4C66908C" w14:textId="77777777" w:rsidR="000F115D" w:rsidRPr="000F115D" w:rsidRDefault="000F115D" w:rsidP="000F115D">
      <w:pPr>
        <w:rPr>
          <w:ins w:id="197" w:author="saniya panjwani" w:date="2026-05-14T18:01:00Z" w16du:dateUtc="2026-05-14T12:31:00Z"/>
          <w:lang w:val="en-IN"/>
        </w:rPr>
      </w:pPr>
      <w:ins w:id="198" w:author="saniya panjwani" w:date="2026-05-14T18:01:00Z" w16du:dateUtc="2026-05-14T12:31:00Z">
        <w:r w:rsidRPr="000F115D">
          <w:rPr>
            <w:lang w:val="en-IN"/>
          </w:rPr>
          <w:t>This makes the admin panel more efficient and user-friendly, especially for large datasets.</w:t>
        </w:r>
      </w:ins>
    </w:p>
    <w:p w14:paraId="15C4327D" w14:textId="77777777" w:rsidR="000F115D" w:rsidRPr="000F115D" w:rsidRDefault="000F115D" w:rsidP="000F115D">
      <w:pPr>
        <w:rPr>
          <w:ins w:id="199" w:author="saniya panjwani" w:date="2026-05-14T18:01:00Z" w16du:dateUtc="2026-05-14T12:31:00Z"/>
          <w:lang w:val="en-IN"/>
        </w:rPr>
      </w:pPr>
      <w:ins w:id="200" w:author="saniya panjwani" w:date="2026-05-14T18:01:00Z" w16du:dateUtc="2026-05-14T12:31:00Z">
        <w:r w:rsidRPr="000F115D">
          <w:rPr>
            <w:lang w:val="en-IN"/>
          </w:rPr>
          <w:t>Example:</w:t>
        </w:r>
      </w:ins>
    </w:p>
    <w:p w14:paraId="22D1A0E8" w14:textId="77777777" w:rsidR="000F115D" w:rsidRPr="000F115D" w:rsidRDefault="000F115D" w:rsidP="000F115D">
      <w:pPr>
        <w:rPr>
          <w:ins w:id="201" w:author="saniya panjwani" w:date="2026-05-14T18:01:00Z" w16du:dateUtc="2026-05-14T12:31:00Z"/>
          <w:lang w:val="en-IN"/>
        </w:rPr>
      </w:pPr>
      <w:proofErr w:type="spellStart"/>
      <w:ins w:id="202" w:author="saniya panjwani" w:date="2026-05-14T18:01:00Z" w16du:dateUtc="2026-05-14T12:31:00Z">
        <w:r w:rsidRPr="000F115D">
          <w:rPr>
            <w:lang w:val="en-IN"/>
          </w:rPr>
          <w:t>list_display</w:t>
        </w:r>
        <w:proofErr w:type="spellEnd"/>
        <w:r w:rsidRPr="000F115D">
          <w:rPr>
            <w:lang w:val="en-IN"/>
          </w:rPr>
          <w:t xml:space="preserve"> = ('name', 'price')</w:t>
        </w:r>
      </w:ins>
    </w:p>
    <w:p w14:paraId="5F16A04C" w14:textId="77777777" w:rsidR="000F115D" w:rsidRPr="000F115D" w:rsidRDefault="000F115D" w:rsidP="000F115D">
      <w:pPr>
        <w:rPr>
          <w:ins w:id="203" w:author="saniya panjwani" w:date="2026-05-14T18:01:00Z" w16du:dateUtc="2026-05-14T12:31:00Z"/>
          <w:lang w:val="en-IN"/>
        </w:rPr>
      </w:pPr>
      <w:ins w:id="204" w:author="saniya panjwani" w:date="2026-05-14T18:01:00Z" w16du:dateUtc="2026-05-14T12:31:00Z">
        <w:r w:rsidRPr="000F115D">
          <w:rPr>
            <w:lang w:val="en-IN"/>
          </w:rPr>
          <w:t>This customizes how data appears in the admin dashboard.</w:t>
        </w:r>
      </w:ins>
    </w:p>
    <w:p w14:paraId="02107069" w14:textId="77777777" w:rsidR="000F115D" w:rsidRPr="000F115D" w:rsidRDefault="00000000" w:rsidP="000F115D">
      <w:pPr>
        <w:rPr>
          <w:ins w:id="205" w:author="saniya panjwani" w:date="2026-05-14T18:01:00Z" w16du:dateUtc="2026-05-14T12:31:00Z"/>
          <w:lang w:val="en-IN"/>
        </w:rPr>
      </w:pPr>
      <w:ins w:id="206" w:author="saniya panjwani" w:date="2026-05-14T18:01:00Z" w16du:dateUtc="2026-05-14T12:31:00Z">
        <w:r>
          <w:rPr>
            <w:lang w:val="en-IN"/>
          </w:rPr>
          <w:pict w14:anchorId="5758EA10">
            <v:rect id="_x0000_i1045" style="width:0;height:1.5pt" o:hralign="center" o:hrstd="t" o:hr="t" fillcolor="#a0a0a0" stroked="f"/>
          </w:pict>
        </w:r>
      </w:ins>
    </w:p>
    <w:p w14:paraId="4BB515BB" w14:textId="77777777" w:rsidR="000F115D" w:rsidRPr="000F115D" w:rsidRDefault="000F115D" w:rsidP="000F115D">
      <w:pPr>
        <w:rPr>
          <w:ins w:id="207" w:author="saniya panjwani" w:date="2026-05-14T18:01:00Z" w16du:dateUtc="2026-05-14T12:31:00Z"/>
          <w:b/>
          <w:bCs/>
          <w:lang w:val="en-IN"/>
        </w:rPr>
      </w:pPr>
      <w:ins w:id="208" w:author="saniya panjwani" w:date="2026-05-14T18:01:00Z" w16du:dateUtc="2026-05-14T12:31:00Z">
        <w:r w:rsidRPr="000F115D">
          <w:rPr>
            <w:b/>
            <w:bCs/>
            <w:lang w:val="en-IN"/>
          </w:rPr>
          <w:t>Q28. Introduction to integrating payment gateways like Paytm.</w:t>
        </w:r>
      </w:ins>
    </w:p>
    <w:p w14:paraId="7D0F7981" w14:textId="77777777" w:rsidR="000F115D" w:rsidRPr="000F115D" w:rsidRDefault="000F115D" w:rsidP="000F115D">
      <w:pPr>
        <w:rPr>
          <w:ins w:id="209" w:author="saniya panjwani" w:date="2026-05-14T18:01:00Z" w16du:dateUtc="2026-05-14T12:31:00Z"/>
          <w:lang w:val="en-IN"/>
        </w:rPr>
      </w:pPr>
      <w:ins w:id="210" w:author="saniya panjwani" w:date="2026-05-14T18:01:00Z" w16du:dateUtc="2026-05-14T12:31:00Z">
        <w:r w:rsidRPr="000F115D">
          <w:rPr>
            <w:lang w:val="en-IN"/>
          </w:rPr>
          <w:t>Payment gateways like Paytm allow secure online transactions in Django applications. Integration involves using APIs provided by the payment service.</w:t>
        </w:r>
      </w:ins>
    </w:p>
    <w:p w14:paraId="55B54126" w14:textId="77777777" w:rsidR="000F115D" w:rsidRPr="000F115D" w:rsidRDefault="000F115D" w:rsidP="000F115D">
      <w:pPr>
        <w:rPr>
          <w:ins w:id="211" w:author="saniya panjwani" w:date="2026-05-14T18:01:00Z" w16du:dateUtc="2026-05-14T12:31:00Z"/>
          <w:lang w:val="en-IN"/>
        </w:rPr>
      </w:pPr>
      <w:ins w:id="212" w:author="saniya panjwani" w:date="2026-05-14T18:01:00Z" w16du:dateUtc="2026-05-14T12:31:00Z">
        <w:r w:rsidRPr="000F115D">
          <w:rPr>
            <w:lang w:val="en-IN"/>
          </w:rPr>
          <w:t>The process includes generating transaction IDs, redirecting users to payment pages, and handling callbacks after payment completion.</w:t>
        </w:r>
      </w:ins>
    </w:p>
    <w:p w14:paraId="25912F3D" w14:textId="77777777" w:rsidR="000F115D" w:rsidRPr="000F115D" w:rsidRDefault="000F115D" w:rsidP="000F115D">
      <w:pPr>
        <w:rPr>
          <w:ins w:id="213" w:author="saniya panjwani" w:date="2026-05-14T18:01:00Z" w16du:dateUtc="2026-05-14T12:31:00Z"/>
          <w:lang w:val="en-IN"/>
        </w:rPr>
      </w:pPr>
      <w:ins w:id="214" w:author="saniya panjwani" w:date="2026-05-14T18:01:00Z" w16du:dateUtc="2026-05-14T12:31:00Z">
        <w:r w:rsidRPr="000F115D">
          <w:rPr>
            <w:lang w:val="en-IN"/>
          </w:rPr>
          <w:t>For example, in an e-commerce app, users select products and are redirected to Paytm for payment. After payment, Django verifies the transaction and updates order status.</w:t>
        </w:r>
      </w:ins>
    </w:p>
    <w:p w14:paraId="4DCE083B" w14:textId="77777777" w:rsidR="000F115D" w:rsidRPr="000F115D" w:rsidRDefault="00000000" w:rsidP="000F115D">
      <w:pPr>
        <w:rPr>
          <w:ins w:id="215" w:author="saniya panjwani" w:date="2026-05-14T18:01:00Z" w16du:dateUtc="2026-05-14T12:31:00Z"/>
          <w:lang w:val="en-IN"/>
        </w:rPr>
      </w:pPr>
      <w:ins w:id="216" w:author="saniya panjwani" w:date="2026-05-14T18:01:00Z" w16du:dateUtc="2026-05-14T12:31:00Z">
        <w:r>
          <w:rPr>
            <w:lang w:val="en-IN"/>
          </w:rPr>
          <w:pict w14:anchorId="0918440E">
            <v:rect id="_x0000_i1046" style="width:0;height:1.5pt" o:hralign="center" o:hrstd="t" o:hr="t" fillcolor="#a0a0a0" stroked="f"/>
          </w:pict>
        </w:r>
      </w:ins>
    </w:p>
    <w:p w14:paraId="741EADCD" w14:textId="77777777" w:rsidR="000F115D" w:rsidRPr="000F115D" w:rsidRDefault="000F115D" w:rsidP="000F115D">
      <w:pPr>
        <w:rPr>
          <w:ins w:id="217" w:author="saniya panjwani" w:date="2026-05-14T18:01:00Z" w16du:dateUtc="2026-05-14T12:31:00Z"/>
          <w:b/>
          <w:bCs/>
          <w:lang w:val="en-IN"/>
        </w:rPr>
      </w:pPr>
      <w:ins w:id="218" w:author="saniya panjwani" w:date="2026-05-14T18:01:00Z" w16du:dateUtc="2026-05-14T12:31:00Z">
        <w:r w:rsidRPr="000F115D">
          <w:rPr>
            <w:b/>
            <w:bCs/>
            <w:lang w:val="en-IN"/>
          </w:rPr>
          <w:lastRenderedPageBreak/>
          <w:t>Q29. Steps to push a Django project to GitHub.</w:t>
        </w:r>
      </w:ins>
    </w:p>
    <w:p w14:paraId="57FE80AA" w14:textId="77777777" w:rsidR="000F115D" w:rsidRPr="000F115D" w:rsidRDefault="000F115D" w:rsidP="000F115D">
      <w:pPr>
        <w:rPr>
          <w:ins w:id="219" w:author="saniya panjwani" w:date="2026-05-14T18:01:00Z" w16du:dateUtc="2026-05-14T12:31:00Z"/>
          <w:lang w:val="en-IN"/>
        </w:rPr>
      </w:pPr>
      <w:ins w:id="220" w:author="saniya panjwani" w:date="2026-05-14T18:01:00Z" w16du:dateUtc="2026-05-14T12:31:00Z">
        <w:r w:rsidRPr="000F115D">
          <w:rPr>
            <w:lang w:val="en-IN"/>
          </w:rPr>
          <w:t>GitHub is used for version control and collaboration. To push a Django project, initialize Git, add files, and push to a remote repository.</w:t>
        </w:r>
      </w:ins>
    </w:p>
    <w:p w14:paraId="599AE8E0" w14:textId="77777777" w:rsidR="000F115D" w:rsidRPr="000F115D" w:rsidRDefault="000F115D" w:rsidP="000F115D">
      <w:pPr>
        <w:rPr>
          <w:ins w:id="221" w:author="saniya panjwani" w:date="2026-05-14T18:01:00Z" w16du:dateUtc="2026-05-14T12:31:00Z"/>
          <w:lang w:val="en-IN"/>
        </w:rPr>
      </w:pPr>
      <w:ins w:id="222" w:author="saniya panjwani" w:date="2026-05-14T18:01:00Z" w16du:dateUtc="2026-05-14T12:31:00Z">
        <w:r w:rsidRPr="000F115D">
          <w:rPr>
            <w:lang w:val="en-IN"/>
          </w:rPr>
          <w:t>Steps include:</w:t>
        </w:r>
      </w:ins>
    </w:p>
    <w:p w14:paraId="26E4C187" w14:textId="77777777" w:rsidR="000F115D" w:rsidRPr="000F115D" w:rsidRDefault="000F115D" w:rsidP="000F115D">
      <w:pPr>
        <w:numPr>
          <w:ilvl w:val="0"/>
          <w:numId w:val="15"/>
        </w:numPr>
        <w:rPr>
          <w:ins w:id="223" w:author="saniya panjwani" w:date="2026-05-14T18:01:00Z" w16du:dateUtc="2026-05-14T12:31:00Z"/>
          <w:lang w:val="en-IN"/>
        </w:rPr>
      </w:pPr>
      <w:ins w:id="224" w:author="saniya panjwani" w:date="2026-05-14T18:01:00Z" w16du:dateUtc="2026-05-14T12:31:00Z">
        <w:r w:rsidRPr="000F115D">
          <w:rPr>
            <w:lang w:val="en-IN"/>
          </w:rPr>
          <w:t xml:space="preserve">git </w:t>
        </w:r>
        <w:proofErr w:type="spellStart"/>
        <w:r w:rsidRPr="000F115D">
          <w:rPr>
            <w:lang w:val="en-IN"/>
          </w:rPr>
          <w:t>init</w:t>
        </w:r>
        <w:proofErr w:type="spellEnd"/>
        <w:r w:rsidRPr="000F115D">
          <w:rPr>
            <w:lang w:val="en-IN"/>
          </w:rPr>
          <w:t xml:space="preserve"> </w:t>
        </w:r>
      </w:ins>
    </w:p>
    <w:p w14:paraId="30E11DF4" w14:textId="77777777" w:rsidR="000F115D" w:rsidRPr="000F115D" w:rsidRDefault="000F115D" w:rsidP="000F115D">
      <w:pPr>
        <w:numPr>
          <w:ilvl w:val="0"/>
          <w:numId w:val="15"/>
        </w:numPr>
        <w:rPr>
          <w:ins w:id="225" w:author="saniya panjwani" w:date="2026-05-14T18:01:00Z" w16du:dateUtc="2026-05-14T12:31:00Z"/>
          <w:lang w:val="en-IN"/>
        </w:rPr>
      </w:pPr>
      <w:ins w:id="226" w:author="saniya panjwani" w:date="2026-05-14T18:01:00Z" w16du:dateUtc="2026-05-14T12:31:00Z">
        <w:r w:rsidRPr="000F115D">
          <w:rPr>
            <w:lang w:val="en-IN"/>
          </w:rPr>
          <w:t xml:space="preserve">git </w:t>
        </w:r>
        <w:proofErr w:type="gramStart"/>
        <w:r w:rsidRPr="000F115D">
          <w:rPr>
            <w:lang w:val="en-IN"/>
          </w:rPr>
          <w:t>add .</w:t>
        </w:r>
        <w:proofErr w:type="gramEnd"/>
        <w:r w:rsidRPr="000F115D">
          <w:rPr>
            <w:lang w:val="en-IN"/>
          </w:rPr>
          <w:t xml:space="preserve"> </w:t>
        </w:r>
      </w:ins>
    </w:p>
    <w:p w14:paraId="4746DF2D" w14:textId="77777777" w:rsidR="000F115D" w:rsidRPr="000F115D" w:rsidRDefault="000F115D" w:rsidP="000F115D">
      <w:pPr>
        <w:numPr>
          <w:ilvl w:val="0"/>
          <w:numId w:val="15"/>
        </w:numPr>
        <w:rPr>
          <w:ins w:id="227" w:author="saniya panjwani" w:date="2026-05-14T18:01:00Z" w16du:dateUtc="2026-05-14T12:31:00Z"/>
          <w:lang w:val="en-IN"/>
        </w:rPr>
      </w:pPr>
      <w:ins w:id="228" w:author="saniya panjwani" w:date="2026-05-14T18:01:00Z" w16du:dateUtc="2026-05-14T12:31:00Z">
        <w:r w:rsidRPr="000F115D">
          <w:rPr>
            <w:lang w:val="en-IN"/>
          </w:rPr>
          <w:t xml:space="preserve">git commit -m "Initial commit" </w:t>
        </w:r>
      </w:ins>
    </w:p>
    <w:p w14:paraId="04EC8A68" w14:textId="77777777" w:rsidR="000F115D" w:rsidRPr="000F115D" w:rsidRDefault="000F115D" w:rsidP="000F115D">
      <w:pPr>
        <w:numPr>
          <w:ilvl w:val="0"/>
          <w:numId w:val="15"/>
        </w:numPr>
        <w:rPr>
          <w:ins w:id="229" w:author="saniya panjwani" w:date="2026-05-14T18:01:00Z" w16du:dateUtc="2026-05-14T12:31:00Z"/>
          <w:lang w:val="en-IN"/>
        </w:rPr>
      </w:pPr>
      <w:ins w:id="230" w:author="saniya panjwani" w:date="2026-05-14T18:01:00Z" w16du:dateUtc="2026-05-14T12:31:00Z">
        <w:r w:rsidRPr="000F115D">
          <w:rPr>
            <w:lang w:val="en-IN"/>
          </w:rPr>
          <w:t xml:space="preserve">git push origin main </w:t>
        </w:r>
      </w:ins>
    </w:p>
    <w:p w14:paraId="01866F15" w14:textId="77777777" w:rsidR="000F115D" w:rsidRPr="000F115D" w:rsidRDefault="000F115D" w:rsidP="000F115D">
      <w:pPr>
        <w:rPr>
          <w:ins w:id="231" w:author="saniya panjwani" w:date="2026-05-14T18:01:00Z" w16du:dateUtc="2026-05-14T12:31:00Z"/>
          <w:lang w:val="en-IN"/>
        </w:rPr>
      </w:pPr>
      <w:ins w:id="232" w:author="saniya panjwani" w:date="2026-05-14T18:01:00Z" w16du:dateUtc="2026-05-14T12:31:00Z">
        <w:r w:rsidRPr="000F115D">
          <w:rPr>
            <w:lang w:val="en-IN"/>
          </w:rPr>
          <w:t>This allows developers to store and manage code online.</w:t>
        </w:r>
      </w:ins>
    </w:p>
    <w:p w14:paraId="1D602E0E" w14:textId="77777777" w:rsidR="000F115D" w:rsidRPr="000F115D" w:rsidRDefault="00000000" w:rsidP="000F115D">
      <w:pPr>
        <w:rPr>
          <w:ins w:id="233" w:author="saniya panjwani" w:date="2026-05-14T18:01:00Z" w16du:dateUtc="2026-05-14T12:31:00Z"/>
          <w:lang w:val="en-IN"/>
        </w:rPr>
      </w:pPr>
      <w:ins w:id="234" w:author="saniya panjwani" w:date="2026-05-14T18:01:00Z" w16du:dateUtc="2026-05-14T12:31:00Z">
        <w:r>
          <w:rPr>
            <w:lang w:val="en-IN"/>
          </w:rPr>
          <w:pict w14:anchorId="02F77135">
            <v:rect id="_x0000_i1047" style="width:0;height:1.5pt" o:hralign="center" o:hrstd="t" o:hr="t" fillcolor="#a0a0a0" stroked="f"/>
          </w:pict>
        </w:r>
      </w:ins>
    </w:p>
    <w:p w14:paraId="0DD3961F" w14:textId="77777777" w:rsidR="000F115D" w:rsidRPr="000F115D" w:rsidRDefault="000F115D" w:rsidP="000F115D">
      <w:pPr>
        <w:rPr>
          <w:ins w:id="235" w:author="saniya panjwani" w:date="2026-05-14T18:01:00Z" w16du:dateUtc="2026-05-14T12:31:00Z"/>
          <w:b/>
          <w:bCs/>
          <w:lang w:val="en-IN"/>
        </w:rPr>
      </w:pPr>
      <w:ins w:id="236" w:author="saniya panjwani" w:date="2026-05-14T18:01:00Z" w16du:dateUtc="2026-05-14T12:31:00Z">
        <w:r w:rsidRPr="000F115D">
          <w:rPr>
            <w:b/>
            <w:bCs/>
            <w:lang w:val="en-IN"/>
          </w:rPr>
          <w:t>Q30. Introduction to deploying Django projects on PythonAnywhere.</w:t>
        </w:r>
      </w:ins>
    </w:p>
    <w:p w14:paraId="0932E9BC" w14:textId="77777777" w:rsidR="000F115D" w:rsidRPr="000F115D" w:rsidRDefault="000F115D" w:rsidP="000F115D">
      <w:pPr>
        <w:rPr>
          <w:ins w:id="237" w:author="saniya panjwani" w:date="2026-05-14T18:01:00Z" w16du:dateUtc="2026-05-14T12:31:00Z"/>
          <w:lang w:val="en-IN"/>
        </w:rPr>
      </w:pPr>
      <w:ins w:id="238" w:author="saniya panjwani" w:date="2026-05-14T18:01:00Z" w16du:dateUtc="2026-05-14T12:31:00Z">
        <w:r w:rsidRPr="000F115D">
          <w:rPr>
            <w:lang w:val="en-IN"/>
          </w:rPr>
          <w:t>PythonAnywhere is a popular platform for deploying Django applications. It provides an easy setup for hosting Python web apps.</w:t>
        </w:r>
      </w:ins>
    </w:p>
    <w:p w14:paraId="013D918D" w14:textId="77777777" w:rsidR="000F115D" w:rsidRPr="000F115D" w:rsidRDefault="000F115D" w:rsidP="000F115D">
      <w:pPr>
        <w:rPr>
          <w:ins w:id="239" w:author="saniya panjwani" w:date="2026-05-14T18:01:00Z" w16du:dateUtc="2026-05-14T12:31:00Z"/>
          <w:lang w:val="en-IN"/>
        </w:rPr>
      </w:pPr>
      <w:ins w:id="240" w:author="saniya panjwani" w:date="2026-05-14T18:01:00Z" w16du:dateUtc="2026-05-14T12:31:00Z">
        <w:r w:rsidRPr="000F115D">
          <w:rPr>
            <w:lang w:val="en-IN"/>
          </w:rPr>
          <w:t>Deployment involves uploading code, setting up virtual environments, configuring WSGI, and linking the database.</w:t>
        </w:r>
      </w:ins>
    </w:p>
    <w:p w14:paraId="32058B8D" w14:textId="77777777" w:rsidR="000F115D" w:rsidRPr="000F115D" w:rsidRDefault="000F115D" w:rsidP="000F115D">
      <w:pPr>
        <w:rPr>
          <w:ins w:id="241" w:author="saniya panjwani" w:date="2026-05-14T18:01:00Z" w16du:dateUtc="2026-05-14T12:31:00Z"/>
          <w:lang w:val="en-IN"/>
        </w:rPr>
      </w:pPr>
      <w:ins w:id="242" w:author="saniya panjwani" w:date="2026-05-14T18:01:00Z" w16du:dateUtc="2026-05-14T12:31:00Z">
        <w:r w:rsidRPr="000F115D">
          <w:rPr>
            <w:lang w:val="en-IN"/>
          </w:rPr>
          <w:t>For example, after deployment, your Django project becomes accessible via a public URL.</w:t>
        </w:r>
      </w:ins>
    </w:p>
    <w:p w14:paraId="19C780B2" w14:textId="77777777" w:rsidR="000F115D" w:rsidRPr="000F115D" w:rsidRDefault="00000000" w:rsidP="000F115D">
      <w:pPr>
        <w:rPr>
          <w:ins w:id="243" w:author="saniya panjwani" w:date="2026-05-14T18:01:00Z" w16du:dateUtc="2026-05-14T12:31:00Z"/>
          <w:lang w:val="en-IN"/>
        </w:rPr>
      </w:pPr>
      <w:ins w:id="244" w:author="saniya panjwani" w:date="2026-05-14T18:01:00Z" w16du:dateUtc="2026-05-14T12:31:00Z">
        <w:r>
          <w:rPr>
            <w:lang w:val="en-IN"/>
          </w:rPr>
          <w:pict w14:anchorId="69BEA07E">
            <v:rect id="_x0000_i1048" style="width:0;height:1.5pt" o:hralign="center" o:hrstd="t" o:hr="t" fillcolor="#a0a0a0" stroked="f"/>
          </w:pict>
        </w:r>
      </w:ins>
    </w:p>
    <w:p w14:paraId="15A0F98B" w14:textId="77777777" w:rsidR="000F115D" w:rsidRPr="000F115D" w:rsidRDefault="000F115D" w:rsidP="000F115D">
      <w:pPr>
        <w:rPr>
          <w:ins w:id="245" w:author="saniya panjwani" w:date="2026-05-14T18:01:00Z" w16du:dateUtc="2026-05-14T12:31:00Z"/>
          <w:b/>
          <w:bCs/>
          <w:lang w:val="en-IN"/>
        </w:rPr>
      </w:pPr>
      <w:ins w:id="246" w:author="saniya panjwani" w:date="2026-05-14T18:01:00Z" w16du:dateUtc="2026-05-14T12:31:00Z">
        <w:r w:rsidRPr="000F115D">
          <w:rPr>
            <w:b/>
            <w:bCs/>
            <w:lang w:val="en-IN"/>
          </w:rPr>
          <w:t>Q31. Setting up social login using OAuth2 in Django.</w:t>
        </w:r>
      </w:ins>
    </w:p>
    <w:p w14:paraId="5B920AE8" w14:textId="77777777" w:rsidR="000F115D" w:rsidRPr="000F115D" w:rsidRDefault="000F115D" w:rsidP="000F115D">
      <w:pPr>
        <w:rPr>
          <w:ins w:id="247" w:author="saniya panjwani" w:date="2026-05-14T18:01:00Z" w16du:dateUtc="2026-05-14T12:31:00Z"/>
          <w:lang w:val="en-IN"/>
        </w:rPr>
      </w:pPr>
      <w:ins w:id="248" w:author="saniya panjwani" w:date="2026-05-14T18:01:00Z" w16du:dateUtc="2026-05-14T12:31:00Z">
        <w:r w:rsidRPr="000F115D">
          <w:rPr>
            <w:lang w:val="en-IN"/>
          </w:rPr>
          <w:t>OAuth2 allows users to log in using platforms like Google, Facebook, and GitHub.</w:t>
        </w:r>
      </w:ins>
    </w:p>
    <w:p w14:paraId="0CB95614" w14:textId="77777777" w:rsidR="000F115D" w:rsidRPr="000F115D" w:rsidRDefault="000F115D" w:rsidP="000F115D">
      <w:pPr>
        <w:rPr>
          <w:ins w:id="249" w:author="saniya panjwani" w:date="2026-05-14T18:01:00Z" w16du:dateUtc="2026-05-14T12:31:00Z"/>
          <w:lang w:val="en-IN"/>
        </w:rPr>
      </w:pPr>
      <w:ins w:id="250" w:author="saniya panjwani" w:date="2026-05-14T18:01:00Z" w16du:dateUtc="2026-05-14T12:31:00Z">
        <w:r w:rsidRPr="000F115D">
          <w:rPr>
            <w:lang w:val="en-IN"/>
          </w:rPr>
          <w:t xml:space="preserve">Django libraries like </w:t>
        </w:r>
        <w:proofErr w:type="spellStart"/>
        <w:r w:rsidRPr="000F115D">
          <w:rPr>
            <w:lang w:val="en-IN"/>
          </w:rPr>
          <w:t>django-allauth</w:t>
        </w:r>
        <w:proofErr w:type="spellEnd"/>
        <w:r w:rsidRPr="000F115D">
          <w:rPr>
            <w:lang w:val="en-IN"/>
          </w:rPr>
          <w:t xml:space="preserve"> simplify integration. Users authenticate via third-party services, and Django retrieves user data securely.</w:t>
        </w:r>
      </w:ins>
    </w:p>
    <w:p w14:paraId="3D27F10B" w14:textId="77777777" w:rsidR="000F115D" w:rsidRPr="000F115D" w:rsidRDefault="000F115D" w:rsidP="000F115D">
      <w:pPr>
        <w:rPr>
          <w:ins w:id="251" w:author="saniya panjwani" w:date="2026-05-14T18:01:00Z" w16du:dateUtc="2026-05-14T12:31:00Z"/>
          <w:lang w:val="en-IN"/>
        </w:rPr>
      </w:pPr>
      <w:ins w:id="252" w:author="saniya panjwani" w:date="2026-05-14T18:01:00Z" w16du:dateUtc="2026-05-14T12:31:00Z">
        <w:r w:rsidRPr="000F115D">
          <w:rPr>
            <w:lang w:val="en-IN"/>
          </w:rPr>
          <w:t>Example: Users click "Login with Google," are redirected to Google, and after authentication, return to the Django app.</w:t>
        </w:r>
      </w:ins>
    </w:p>
    <w:p w14:paraId="4056FA2E" w14:textId="77777777" w:rsidR="000F115D" w:rsidRPr="000F115D" w:rsidRDefault="00000000" w:rsidP="000F115D">
      <w:pPr>
        <w:rPr>
          <w:ins w:id="253" w:author="saniya panjwani" w:date="2026-05-14T18:01:00Z" w16du:dateUtc="2026-05-14T12:31:00Z"/>
          <w:lang w:val="en-IN"/>
        </w:rPr>
      </w:pPr>
      <w:ins w:id="254" w:author="saniya panjwani" w:date="2026-05-14T18:01:00Z" w16du:dateUtc="2026-05-14T12:31:00Z">
        <w:r>
          <w:rPr>
            <w:lang w:val="en-IN"/>
          </w:rPr>
          <w:pict w14:anchorId="5120025A">
            <v:rect id="_x0000_i1049" style="width:0;height:1.5pt" o:hralign="center" o:hrstd="t" o:hr="t" fillcolor="#a0a0a0" stroked="f"/>
          </w:pict>
        </w:r>
      </w:ins>
    </w:p>
    <w:p w14:paraId="63C87F9D" w14:textId="77777777" w:rsidR="000F115D" w:rsidRPr="000F115D" w:rsidRDefault="000F115D" w:rsidP="000F115D">
      <w:pPr>
        <w:rPr>
          <w:ins w:id="255" w:author="saniya panjwani" w:date="2026-05-14T18:01:00Z" w16du:dateUtc="2026-05-14T12:31:00Z"/>
          <w:b/>
          <w:bCs/>
          <w:lang w:val="en-IN"/>
        </w:rPr>
      </w:pPr>
      <w:ins w:id="256" w:author="saniya panjwani" w:date="2026-05-14T18:01:00Z" w16du:dateUtc="2026-05-14T12:31:00Z">
        <w:r w:rsidRPr="000F115D">
          <w:rPr>
            <w:b/>
            <w:bCs/>
            <w:lang w:val="en-IN"/>
          </w:rPr>
          <w:t>Q32. Integrating Google Maps API into Django projects.</w:t>
        </w:r>
      </w:ins>
    </w:p>
    <w:p w14:paraId="1DD4A020" w14:textId="77777777" w:rsidR="000F115D" w:rsidRPr="000F115D" w:rsidRDefault="000F115D" w:rsidP="000F115D">
      <w:pPr>
        <w:rPr>
          <w:ins w:id="257" w:author="saniya panjwani" w:date="2026-05-14T18:01:00Z" w16du:dateUtc="2026-05-14T12:31:00Z"/>
          <w:lang w:val="en-IN"/>
        </w:rPr>
      </w:pPr>
      <w:ins w:id="258" w:author="saniya panjwani" w:date="2026-05-14T18:01:00Z" w16du:dateUtc="2026-05-14T12:31:00Z">
        <w:r w:rsidRPr="000F115D">
          <w:rPr>
            <w:lang w:val="en-IN"/>
          </w:rPr>
          <w:t>Google Maps API allows embedding maps and location features in Django applications. Developers can display maps, markers, and directions.</w:t>
        </w:r>
      </w:ins>
    </w:p>
    <w:p w14:paraId="010FA94C" w14:textId="77777777" w:rsidR="000F115D" w:rsidRPr="000F115D" w:rsidRDefault="000F115D" w:rsidP="000F115D">
      <w:pPr>
        <w:rPr>
          <w:ins w:id="259" w:author="saniya panjwani" w:date="2026-05-14T18:01:00Z" w16du:dateUtc="2026-05-14T12:31:00Z"/>
          <w:lang w:val="en-IN"/>
        </w:rPr>
      </w:pPr>
      <w:ins w:id="260" w:author="saniya panjwani" w:date="2026-05-14T18:01:00Z" w16du:dateUtc="2026-05-14T12:31:00Z">
        <w:r w:rsidRPr="000F115D">
          <w:rPr>
            <w:lang w:val="en-IN"/>
          </w:rPr>
          <w:t>Integration involves obtaining an API key and using JavaScript in templates to display maps.</w:t>
        </w:r>
      </w:ins>
    </w:p>
    <w:p w14:paraId="50DE6887" w14:textId="77777777" w:rsidR="000F115D" w:rsidRPr="000F115D" w:rsidRDefault="000F115D" w:rsidP="000F115D">
      <w:pPr>
        <w:rPr>
          <w:ins w:id="261" w:author="saniya panjwani" w:date="2026-05-14T18:01:00Z" w16du:dateUtc="2026-05-14T12:31:00Z"/>
          <w:lang w:val="en-IN"/>
        </w:rPr>
      </w:pPr>
      <w:ins w:id="262" w:author="saniya panjwani" w:date="2026-05-14T18:01:00Z" w16du:dateUtc="2026-05-14T12:31:00Z">
        <w:r w:rsidRPr="000F115D">
          <w:rPr>
            <w:lang w:val="en-IN"/>
          </w:rPr>
          <w:lastRenderedPageBreak/>
          <w:t>Example:</w:t>
        </w:r>
      </w:ins>
    </w:p>
    <w:p w14:paraId="7F5CEB6A" w14:textId="77777777" w:rsidR="000F115D" w:rsidRPr="000F115D" w:rsidRDefault="000F115D" w:rsidP="000F115D">
      <w:pPr>
        <w:rPr>
          <w:ins w:id="263" w:author="saniya panjwani" w:date="2026-05-14T18:01:00Z" w16du:dateUtc="2026-05-14T12:31:00Z"/>
          <w:lang w:val="en-IN"/>
        </w:rPr>
      </w:pPr>
      <w:ins w:id="264" w:author="saniya panjwani" w:date="2026-05-14T18:01:00Z" w16du:dateUtc="2026-05-14T12:31:00Z">
        <w:r w:rsidRPr="000F115D">
          <w:rPr>
            <w:lang w:val="en-IN"/>
          </w:rPr>
          <w:t>&lt;script src="https://maps.googleapis.com/maps/api/js?key=API_KEY"&gt;&lt;/script&gt;</w:t>
        </w:r>
      </w:ins>
    </w:p>
    <w:p w14:paraId="2AC04E26" w14:textId="77777777" w:rsidR="000F115D" w:rsidRPr="000F115D" w:rsidRDefault="000F115D" w:rsidP="000F115D">
      <w:pPr>
        <w:rPr>
          <w:ins w:id="265" w:author="saniya panjwani" w:date="2026-05-14T18:01:00Z" w16du:dateUtc="2026-05-14T12:31:00Z"/>
          <w:lang w:val="en-IN"/>
        </w:rPr>
      </w:pPr>
      <w:ins w:id="266" w:author="saniya panjwani" w:date="2026-05-14T18:01:00Z" w16du:dateUtc="2026-05-14T12:31:00Z">
        <w:r w:rsidRPr="000F115D">
          <w:rPr>
            <w:lang w:val="en-IN"/>
          </w:rPr>
          <w:t>This displays a map showing a specific location, useful for delivery or location-based services</w:t>
        </w:r>
      </w:ins>
    </w:p>
    <w:p w14:paraId="5A6D97B5" w14:textId="56BF98EE" w:rsidR="003948B5" w:rsidRPr="003948B5" w:rsidRDefault="003948B5" w:rsidP="00624211">
      <w:pPr>
        <w:rPr>
          <w:lang w:val="en-IN"/>
        </w:rPr>
      </w:pPr>
    </w:p>
    <w:sectPr w:rsidR="003948B5" w:rsidRPr="003948B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2B90"/>
    <w:multiLevelType w:val="multilevel"/>
    <w:tmpl w:val="F5C8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70230"/>
    <w:multiLevelType w:val="multilevel"/>
    <w:tmpl w:val="58C0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27D0E"/>
    <w:multiLevelType w:val="multilevel"/>
    <w:tmpl w:val="9124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6225E"/>
    <w:multiLevelType w:val="multilevel"/>
    <w:tmpl w:val="6258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C74B1"/>
    <w:multiLevelType w:val="multilevel"/>
    <w:tmpl w:val="EC6A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CA7F83"/>
    <w:multiLevelType w:val="multilevel"/>
    <w:tmpl w:val="25102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C1667B"/>
    <w:multiLevelType w:val="multilevel"/>
    <w:tmpl w:val="72DE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497379"/>
    <w:multiLevelType w:val="multilevel"/>
    <w:tmpl w:val="5AF6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F80A60"/>
    <w:multiLevelType w:val="multilevel"/>
    <w:tmpl w:val="4DC2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C22D49"/>
    <w:multiLevelType w:val="multilevel"/>
    <w:tmpl w:val="2C00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693D7C"/>
    <w:multiLevelType w:val="multilevel"/>
    <w:tmpl w:val="F32A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CD68F4"/>
    <w:multiLevelType w:val="multilevel"/>
    <w:tmpl w:val="6494E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0D7A7E"/>
    <w:multiLevelType w:val="multilevel"/>
    <w:tmpl w:val="0302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3E0E4A"/>
    <w:multiLevelType w:val="multilevel"/>
    <w:tmpl w:val="C14C3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0F6DC8"/>
    <w:multiLevelType w:val="multilevel"/>
    <w:tmpl w:val="BA58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0699113">
    <w:abstractNumId w:val="13"/>
  </w:num>
  <w:num w:numId="2" w16cid:durableId="57749893">
    <w:abstractNumId w:val="14"/>
  </w:num>
  <w:num w:numId="3" w16cid:durableId="46952420">
    <w:abstractNumId w:val="10"/>
  </w:num>
  <w:num w:numId="4" w16cid:durableId="370960670">
    <w:abstractNumId w:val="4"/>
  </w:num>
  <w:num w:numId="5" w16cid:durableId="2362237">
    <w:abstractNumId w:val="0"/>
  </w:num>
  <w:num w:numId="6" w16cid:durableId="2022512177">
    <w:abstractNumId w:val="1"/>
  </w:num>
  <w:num w:numId="7" w16cid:durableId="2095122790">
    <w:abstractNumId w:val="6"/>
  </w:num>
  <w:num w:numId="8" w16cid:durableId="1332099459">
    <w:abstractNumId w:val="8"/>
  </w:num>
  <w:num w:numId="9" w16cid:durableId="978801667">
    <w:abstractNumId w:val="7"/>
  </w:num>
  <w:num w:numId="10" w16cid:durableId="2112122086">
    <w:abstractNumId w:val="5"/>
  </w:num>
  <w:num w:numId="11" w16cid:durableId="1630281149">
    <w:abstractNumId w:val="9"/>
  </w:num>
  <w:num w:numId="12" w16cid:durableId="736132108">
    <w:abstractNumId w:val="3"/>
  </w:num>
  <w:num w:numId="13" w16cid:durableId="1474565135">
    <w:abstractNumId w:val="2"/>
  </w:num>
  <w:num w:numId="14" w16cid:durableId="921332142">
    <w:abstractNumId w:val="12"/>
  </w:num>
  <w:num w:numId="15" w16cid:durableId="1716391282">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iya panjwani">
    <w15:presenceInfo w15:providerId="Windows Live" w15:userId="3599b4fffd3a89a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3948B5"/>
    <w:rsid w:val="000F115D"/>
    <w:rsid w:val="001676D9"/>
    <w:rsid w:val="003948B5"/>
    <w:rsid w:val="00424F3D"/>
    <w:rsid w:val="004E562D"/>
    <w:rsid w:val="00547602"/>
    <w:rsid w:val="00624211"/>
    <w:rsid w:val="00781EC2"/>
    <w:rsid w:val="008E7F93"/>
    <w:rsid w:val="009F6947"/>
    <w:rsid w:val="00AC4B6E"/>
    <w:rsid w:val="00C60804"/>
    <w:rsid w:val="00DC40EA"/>
    <w:rsid w:val="00E8385D"/>
    <w:rsid w:val="00FE0084"/>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E98ED"/>
  <w15:chartTrackingRefBased/>
  <w15:docId w15:val="{45B29169-8D82-49F4-B3D8-9F1799095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gu-IN"/>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hruti"/>
    </w:rPr>
  </w:style>
  <w:style w:type="paragraph" w:styleId="Heading1">
    <w:name w:val="heading 1"/>
    <w:basedOn w:val="Normal"/>
    <w:next w:val="Normal"/>
    <w:link w:val="Heading1Char"/>
    <w:uiPriority w:val="9"/>
    <w:qFormat/>
    <w:rsid w:val="003948B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948B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948B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948B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948B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94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8B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948B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948B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948B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948B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94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8B5"/>
    <w:rPr>
      <w:rFonts w:eastAsiaTheme="majorEastAsia" w:cstheme="majorBidi"/>
      <w:color w:val="272727" w:themeColor="text1" w:themeTint="D8"/>
    </w:rPr>
  </w:style>
  <w:style w:type="paragraph" w:styleId="Title">
    <w:name w:val="Title"/>
    <w:basedOn w:val="Normal"/>
    <w:next w:val="Normal"/>
    <w:link w:val="TitleChar"/>
    <w:uiPriority w:val="10"/>
    <w:qFormat/>
    <w:rsid w:val="00394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8B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8B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948B5"/>
    <w:rPr>
      <w:rFonts w:cs="Shruti"/>
      <w:i/>
      <w:iCs/>
      <w:color w:val="404040" w:themeColor="text1" w:themeTint="BF"/>
    </w:rPr>
  </w:style>
  <w:style w:type="paragraph" w:styleId="ListParagraph">
    <w:name w:val="List Paragraph"/>
    <w:basedOn w:val="Normal"/>
    <w:uiPriority w:val="34"/>
    <w:qFormat/>
    <w:rsid w:val="003948B5"/>
    <w:pPr>
      <w:ind w:left="720"/>
      <w:contextualSpacing/>
    </w:pPr>
  </w:style>
  <w:style w:type="character" w:styleId="IntenseEmphasis">
    <w:name w:val="Intense Emphasis"/>
    <w:basedOn w:val="DefaultParagraphFont"/>
    <w:uiPriority w:val="21"/>
    <w:qFormat/>
    <w:rsid w:val="003948B5"/>
    <w:rPr>
      <w:i/>
      <w:iCs/>
      <w:color w:val="365F91" w:themeColor="accent1" w:themeShade="BF"/>
    </w:rPr>
  </w:style>
  <w:style w:type="paragraph" w:styleId="IntenseQuote">
    <w:name w:val="Intense Quote"/>
    <w:basedOn w:val="Normal"/>
    <w:next w:val="Normal"/>
    <w:link w:val="IntenseQuoteChar"/>
    <w:uiPriority w:val="30"/>
    <w:qFormat/>
    <w:rsid w:val="003948B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948B5"/>
    <w:rPr>
      <w:rFonts w:cs="Shruti"/>
      <w:i/>
      <w:iCs/>
      <w:color w:val="365F91" w:themeColor="accent1" w:themeShade="BF"/>
    </w:rPr>
  </w:style>
  <w:style w:type="character" w:styleId="IntenseReference">
    <w:name w:val="Intense Reference"/>
    <w:basedOn w:val="DefaultParagraphFont"/>
    <w:uiPriority w:val="32"/>
    <w:qFormat/>
    <w:rsid w:val="003948B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16</Pages>
  <Words>2603</Words>
  <Characters>14838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saniya panjwani</dc:creator>
  <cp:keywords/>
  <dc:description/>
  <cp:lastModifiedBy>saniya panjwani</cp:lastModifiedBy>
  <cp:revision>4</cp:revision>
  <dcterms:created xsi:type="dcterms:W3CDTF">2026-04-20T12:59:00Z</dcterms:created>
  <dcterms:modified xsi:type="dcterms:W3CDTF">2026-05-14T12:50:00Z</dcterms:modified>
</cp:coreProperties>
</file>